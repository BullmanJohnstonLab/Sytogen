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427197" w14:textId="5ABFFA46" w:rsidR="001C3442" w:rsidRDefault="00800517" w:rsidP="002033F2">
      <w:pPr>
        <w:pStyle w:val="Title"/>
        <w:suppressLineNumbers/>
        <w:spacing w:line="480" w:lineRule="auto"/>
        <w:jc w:val="center"/>
        <w:rPr>
          <w:rFonts w:ascii="Times New Roman" w:eastAsia="Times New Roman" w:hAnsi="Times New Roman" w:cs="Times New Roman"/>
          <w:b/>
          <w:sz w:val="24"/>
          <w:szCs w:val="24"/>
          <w:lang w:val="en-US"/>
        </w:rPr>
      </w:pPr>
      <w:bookmarkStart w:id="0" w:name="_y0kpzkt2orx7" w:colFirst="0" w:colLast="0"/>
      <w:bookmarkEnd w:id="0"/>
      <w:r>
        <w:rPr>
          <w:rFonts w:ascii="Times New Roman" w:eastAsia="Times New Roman" w:hAnsi="Times New Roman" w:cs="Times New Roman"/>
          <w:b/>
          <w:sz w:val="24"/>
          <w:szCs w:val="24"/>
          <w:lang w:val="en-US"/>
        </w:rPr>
        <w:t>S</w:t>
      </w:r>
      <w:bookmarkStart w:id="1" w:name="_wji8ltf3thgz" w:colFirst="0" w:colLast="0"/>
      <w:bookmarkEnd w:id="1"/>
      <w:r>
        <w:rPr>
          <w:rFonts w:ascii="Times New Roman" w:eastAsia="Times New Roman" w:hAnsi="Times New Roman" w:cs="Times New Roman"/>
          <w:b/>
          <w:sz w:val="24"/>
          <w:szCs w:val="24"/>
          <w:lang w:val="en-US"/>
        </w:rPr>
        <w:t>yToGen: Engineering Intractable Bacteria by Precise Editing of Genetic Tools to Eliminate Restriction-Modification Motifs</w:t>
      </w:r>
    </w:p>
    <w:p w14:paraId="530C6BF8" w14:textId="3C1C4ADA" w:rsidR="001C3442" w:rsidRPr="00252EB5" w:rsidRDefault="007F153B" w:rsidP="00721832">
      <w:pPr>
        <w:suppressLineNumbers/>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Gianmarco Piccinno</w:t>
      </w:r>
      <w:r>
        <w:rPr>
          <w:rFonts w:ascii="Times New Roman" w:eastAsia="Times New Roman" w:hAnsi="Times New Roman" w:cs="Times New Roman"/>
          <w:sz w:val="24"/>
          <w:szCs w:val="24"/>
          <w:vertAlign w:val="superscript"/>
          <w:lang w:val="en-US"/>
        </w:rPr>
        <w:t>1</w:t>
      </w:r>
      <w:r>
        <w:rPr>
          <w:rFonts w:ascii="Times New Roman" w:eastAsia="Times New Roman" w:hAnsi="Times New Roman" w:cs="Times New Roman"/>
          <w:sz w:val="24"/>
          <w:szCs w:val="24"/>
          <w:lang w:val="en-US"/>
        </w:rPr>
        <w:t>, Serena Manara</w:t>
      </w:r>
      <w:r>
        <w:rPr>
          <w:rFonts w:ascii="Times New Roman" w:eastAsia="Times New Roman" w:hAnsi="Times New Roman" w:cs="Times New Roman"/>
          <w:sz w:val="24"/>
          <w:szCs w:val="24"/>
          <w:vertAlign w:val="superscript"/>
          <w:lang w:val="en-US"/>
        </w:rPr>
        <w:t>1</w:t>
      </w:r>
      <w:r>
        <w:rPr>
          <w:rFonts w:ascii="Times New Roman" w:eastAsia="Times New Roman" w:hAnsi="Times New Roman" w:cs="Times New Roman"/>
          <w:sz w:val="24"/>
          <w:szCs w:val="24"/>
          <w:lang w:val="en-US"/>
        </w:rPr>
        <w:t>, Martha Zepeda Rivera</w:t>
      </w:r>
      <w:r>
        <w:rPr>
          <w:rFonts w:ascii="Times New Roman" w:eastAsia="Times New Roman" w:hAnsi="Times New Roman" w:cs="Times New Roman"/>
          <w:sz w:val="24"/>
          <w:szCs w:val="24"/>
          <w:vertAlign w:val="superscript"/>
          <w:lang w:val="en-US"/>
        </w:rPr>
        <w:t>2,3</w:t>
      </w:r>
      <w:r>
        <w:rPr>
          <w:rFonts w:ascii="Times New Roman" w:eastAsia="Times New Roman" w:hAnsi="Times New Roman" w:cs="Times New Roman"/>
          <w:sz w:val="24"/>
          <w:szCs w:val="24"/>
          <w:lang w:val="en-US"/>
        </w:rPr>
        <w:t>, Heather K. Bouzek</w:t>
      </w:r>
      <w:r>
        <w:rPr>
          <w:rFonts w:ascii="Times New Roman" w:eastAsia="Times New Roman" w:hAnsi="Times New Roman" w:cs="Times New Roman"/>
          <w:sz w:val="24"/>
          <w:szCs w:val="24"/>
          <w:vertAlign w:val="superscript"/>
          <w:lang w:val="en-US"/>
        </w:rPr>
        <w:t>2,3</w:t>
      </w:r>
      <w:r>
        <w:rPr>
          <w:rFonts w:ascii="Times New Roman" w:eastAsia="Times New Roman" w:hAnsi="Times New Roman" w:cs="Times New Roman"/>
          <w:sz w:val="24"/>
          <w:szCs w:val="24"/>
          <w:lang w:val="en-US"/>
        </w:rPr>
        <w:t>, Tania Bhatti</w:t>
      </w:r>
      <w:r>
        <w:rPr>
          <w:rFonts w:ascii="Times New Roman" w:eastAsia="Times New Roman" w:hAnsi="Times New Roman" w:cs="Times New Roman"/>
          <w:sz w:val="24"/>
          <w:szCs w:val="24"/>
          <w:vertAlign w:val="superscript"/>
          <w:lang w:val="en-US"/>
        </w:rPr>
        <w:t>2</w:t>
      </w:r>
      <w:r>
        <w:rPr>
          <w:rFonts w:ascii="Times New Roman" w:eastAsia="Times New Roman" w:hAnsi="Times New Roman" w:cs="Times New Roman"/>
          <w:sz w:val="24"/>
          <w:szCs w:val="24"/>
          <w:lang w:val="en-US"/>
        </w:rPr>
        <w:t>, Fabio Cumbo</w:t>
      </w:r>
      <w:r>
        <w:rPr>
          <w:rFonts w:ascii="Times New Roman" w:eastAsia="Times New Roman" w:hAnsi="Times New Roman" w:cs="Times New Roman"/>
          <w:sz w:val="24"/>
          <w:szCs w:val="24"/>
          <w:vertAlign w:val="superscript"/>
          <w:lang w:val="en-US"/>
        </w:rPr>
        <w:t>1</w:t>
      </w:r>
      <w:r>
        <w:rPr>
          <w:rFonts w:ascii="Times New Roman" w:eastAsia="Times New Roman" w:hAnsi="Times New Roman" w:cs="Times New Roman"/>
          <w:sz w:val="24"/>
          <w:szCs w:val="24"/>
          <w:lang w:val="en-US"/>
        </w:rPr>
        <w:t>, Moreno Zolfo</w:t>
      </w:r>
      <w:r>
        <w:rPr>
          <w:rFonts w:ascii="Times New Roman" w:eastAsia="Times New Roman" w:hAnsi="Times New Roman" w:cs="Times New Roman"/>
          <w:sz w:val="24"/>
          <w:szCs w:val="24"/>
          <w:vertAlign w:val="superscript"/>
          <w:lang w:val="en-US"/>
        </w:rPr>
        <w:t>1</w:t>
      </w:r>
      <w:r>
        <w:rPr>
          <w:rFonts w:ascii="Times New Roman" w:eastAsia="Times New Roman" w:hAnsi="Times New Roman" w:cs="Times New Roman"/>
          <w:sz w:val="24"/>
          <w:szCs w:val="24"/>
          <w:lang w:val="en-US"/>
        </w:rPr>
        <w:t>, Francesco Asnicar</w:t>
      </w:r>
      <w:r>
        <w:rPr>
          <w:rFonts w:ascii="Times New Roman" w:eastAsia="Times New Roman" w:hAnsi="Times New Roman" w:cs="Times New Roman"/>
          <w:sz w:val="24"/>
          <w:szCs w:val="24"/>
          <w:vertAlign w:val="superscript"/>
          <w:lang w:val="en-US"/>
        </w:rPr>
        <w:t>1</w:t>
      </w:r>
      <w:r>
        <w:rPr>
          <w:rFonts w:ascii="Times New Roman" w:eastAsia="Times New Roman" w:hAnsi="Times New Roman" w:cs="Times New Roman"/>
          <w:sz w:val="24"/>
          <w:szCs w:val="24"/>
          <w:lang w:val="en-US"/>
        </w:rPr>
        <w:t>, Kaitlyn N. Lewis</w:t>
      </w:r>
      <w:r>
        <w:rPr>
          <w:rFonts w:ascii="Times New Roman" w:eastAsia="Times New Roman" w:hAnsi="Times New Roman" w:cs="Times New Roman"/>
          <w:sz w:val="24"/>
          <w:szCs w:val="24"/>
          <w:vertAlign w:val="superscript"/>
          <w:lang w:val="en-US"/>
        </w:rPr>
        <w:t>3</w:t>
      </w:r>
      <w:r>
        <w:rPr>
          <w:rFonts w:ascii="Times New Roman" w:eastAsia="Times New Roman" w:hAnsi="Times New Roman" w:cs="Times New Roman"/>
          <w:sz w:val="24"/>
          <w:szCs w:val="24"/>
          <w:lang w:val="en-US"/>
        </w:rPr>
        <w:t>, Carolyn Ibberson</w:t>
      </w:r>
      <w:r>
        <w:rPr>
          <w:rFonts w:ascii="Times New Roman" w:eastAsia="Times New Roman" w:hAnsi="Times New Roman" w:cs="Times New Roman"/>
          <w:sz w:val="24"/>
          <w:szCs w:val="24"/>
          <w:vertAlign w:val="superscript"/>
          <w:lang w:val="en-US"/>
        </w:rPr>
        <w:t>4</w:t>
      </w:r>
      <w:r>
        <w:rPr>
          <w:rFonts w:ascii="Times New Roman" w:eastAsia="Times New Roman" w:hAnsi="Times New Roman" w:cs="Times New Roman"/>
          <w:sz w:val="24"/>
          <w:szCs w:val="24"/>
          <w:lang w:val="en-US"/>
        </w:rPr>
        <w:t>, William Owens</w:t>
      </w:r>
      <w:r>
        <w:rPr>
          <w:rFonts w:ascii="Times New Roman" w:eastAsia="Times New Roman" w:hAnsi="Times New Roman" w:cs="Times New Roman"/>
          <w:sz w:val="24"/>
          <w:szCs w:val="24"/>
          <w:vertAlign w:val="superscript"/>
          <w:lang w:val="en-US"/>
        </w:rPr>
        <w:t>5</w:t>
      </w:r>
      <w:r>
        <w:rPr>
          <w:rFonts w:ascii="Times New Roman" w:eastAsia="Times New Roman" w:hAnsi="Times New Roman" w:cs="Times New Roman"/>
          <w:sz w:val="24"/>
          <w:szCs w:val="24"/>
          <w:lang w:val="en-US"/>
        </w:rPr>
        <w:t>, Y. Erin Chen</w:t>
      </w:r>
      <w:r>
        <w:rPr>
          <w:rFonts w:ascii="Times New Roman" w:eastAsia="Times New Roman" w:hAnsi="Times New Roman" w:cs="Times New Roman"/>
          <w:sz w:val="24"/>
          <w:szCs w:val="24"/>
          <w:vertAlign w:val="superscript"/>
          <w:lang w:val="en-US"/>
        </w:rPr>
        <w:t>5</w:t>
      </w:r>
      <w:r>
        <w:rPr>
          <w:rFonts w:ascii="Times New Roman" w:eastAsia="Times New Roman" w:hAnsi="Times New Roman" w:cs="Times New Roman"/>
          <w:sz w:val="24"/>
          <w:szCs w:val="24"/>
          <w:lang w:val="en-US"/>
        </w:rPr>
        <w:t>, Katherine. P. Lemon</w:t>
      </w:r>
      <w:r>
        <w:rPr>
          <w:rFonts w:ascii="Times New Roman" w:eastAsia="Times New Roman" w:hAnsi="Times New Roman" w:cs="Times New Roman"/>
          <w:sz w:val="24"/>
          <w:szCs w:val="24"/>
          <w:vertAlign w:val="superscript"/>
          <w:lang w:val="en-US"/>
        </w:rPr>
        <w:t>6</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Dana Macalis</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Rich Roberts</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Floyd E. Dewhirst</w:t>
      </w:r>
      <w:r>
        <w:rPr>
          <w:rFonts w:ascii="Times New Roman" w:eastAsia="Times New Roman" w:hAnsi="Times New Roman" w:cs="Times New Roman"/>
          <w:sz w:val="24"/>
          <w:szCs w:val="24"/>
          <w:vertAlign w:val="superscript"/>
        </w:rPr>
        <w:t>8,9</w:t>
      </w:r>
      <w:r>
        <w:rPr>
          <w:rFonts w:ascii="Times New Roman" w:eastAsia="Times New Roman" w:hAnsi="Times New Roman" w:cs="Times New Roman"/>
          <w:sz w:val="24"/>
          <w:szCs w:val="24"/>
        </w:rPr>
        <w:t>, Nicola Segata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Christopher D. Johnston</w:t>
      </w:r>
      <w:r>
        <w:rPr>
          <w:rFonts w:ascii="Times New Roman" w:eastAsia="Times New Roman" w:hAnsi="Times New Roman" w:cs="Times New Roman"/>
          <w:sz w:val="24"/>
          <w:szCs w:val="24"/>
          <w:vertAlign w:val="superscript"/>
        </w:rPr>
        <w:t>2,3‡</w:t>
      </w:r>
    </w:p>
    <w:p w14:paraId="1E96F930" w14:textId="77777777" w:rsidR="001C3442" w:rsidRDefault="007F153B" w:rsidP="004734C0">
      <w:pPr>
        <w:suppressLineNumbers/>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Affiliations</w:t>
      </w:r>
    </w:p>
    <w:p w14:paraId="20E27617" w14:textId="1ABA99DF" w:rsidR="001C3442" w:rsidRDefault="007F153B" w:rsidP="004734C0">
      <w:pPr>
        <w:suppressLineNumbers/>
        <w:spacing w:line="480" w:lineRule="auto"/>
        <w:jc w:val="both"/>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sz w:val="24"/>
          <w:szCs w:val="24"/>
          <w:vertAlign w:val="superscript"/>
        </w:rPr>
        <w:t xml:space="preserve">1 </w:t>
      </w:r>
      <w:r>
        <w:rPr>
          <w:rFonts w:ascii="Times New Roman" w:eastAsia="Times New Roman" w:hAnsi="Times New Roman" w:cs="Times New Roman"/>
          <w:color w:val="212121"/>
          <w:sz w:val="24"/>
          <w:szCs w:val="24"/>
          <w:highlight w:val="white"/>
        </w:rPr>
        <w:t>Department of Computational, Cellular and Integrative Biology, University of Trento, Trento, Italy</w:t>
      </w:r>
    </w:p>
    <w:p w14:paraId="2AD9070E" w14:textId="5078113B" w:rsidR="001C3442" w:rsidRDefault="007F153B" w:rsidP="004734C0">
      <w:pPr>
        <w:suppressLineNumber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Vaccine and Infectious Disease Division, Fred Hutchinson Cancer Center, Seattle, WA, USA </w:t>
      </w:r>
    </w:p>
    <w:p w14:paraId="62F06E7D" w14:textId="03A064D7" w:rsidR="001C3442" w:rsidRDefault="007F153B" w:rsidP="004734C0">
      <w:pPr>
        <w:suppressLineNumber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3 </w:t>
      </w:r>
      <w:r>
        <w:rPr>
          <w:rFonts w:ascii="Times New Roman" w:eastAsia="Times New Roman" w:hAnsi="Times New Roman" w:cs="Times New Roman"/>
          <w:color w:val="212121"/>
          <w:sz w:val="24"/>
          <w:szCs w:val="24"/>
          <w:highlight w:val="white"/>
        </w:rPr>
        <w:t>Genomic Medicine, MD Anderson Cancer Center, Houston, Texas, USA</w:t>
      </w:r>
      <w:r>
        <w:rPr>
          <w:rFonts w:ascii="Times New Roman" w:eastAsia="Times New Roman" w:hAnsi="Times New Roman" w:cs="Times New Roman"/>
          <w:sz w:val="24"/>
          <w:szCs w:val="24"/>
        </w:rPr>
        <w:t xml:space="preserve"> </w:t>
      </w:r>
    </w:p>
    <w:p w14:paraId="2B348B0E" w14:textId="77777777" w:rsidR="00223766" w:rsidRDefault="007F153B" w:rsidP="004734C0">
      <w:pPr>
        <w:suppressLineNumbers/>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vertAlign w:val="superscript"/>
          <w:lang w:val="en-US"/>
        </w:rPr>
        <w:t xml:space="preserve">4 </w:t>
      </w:r>
      <w:r>
        <w:rPr>
          <w:rFonts w:ascii="Times New Roman" w:eastAsia="Times New Roman" w:hAnsi="Times New Roman" w:cs="Times New Roman"/>
          <w:sz w:val="24"/>
          <w:szCs w:val="24"/>
          <w:lang w:val="en-US"/>
        </w:rPr>
        <w:t>Department of Microbiology, University of Tennessee, Knoxville, TN, USA</w:t>
      </w:r>
      <w:r>
        <w:rPr>
          <w:rFonts w:ascii="Times New Roman" w:eastAsia="Times New Roman" w:hAnsi="Times New Roman" w:cs="Times New Roman"/>
          <w:sz w:val="24"/>
          <w:szCs w:val="24"/>
          <w:vertAlign w:val="superscript"/>
          <w:lang w:val="en-US"/>
        </w:rPr>
        <w:t xml:space="preserve"> </w:t>
      </w:r>
    </w:p>
    <w:p w14:paraId="5781CB68" w14:textId="1DFBD4DA" w:rsidR="00AA1704" w:rsidRDefault="007F153B" w:rsidP="004734C0">
      <w:pPr>
        <w:suppressLineNumbers/>
        <w:spacing w:line="480" w:lineRule="auto"/>
        <w:jc w:val="both"/>
        <w:rPr>
          <w:rFonts w:ascii="Times New Roman" w:eastAsia="Times New Roman" w:hAnsi="Times New Roman" w:cs="Times New Roman"/>
          <w:color w:val="212121"/>
          <w:sz w:val="24"/>
          <w:szCs w:val="24"/>
          <w:highlight w:val="white"/>
          <w:vertAlign w:val="superscript"/>
        </w:rPr>
      </w:pPr>
      <w:r>
        <w:rPr>
          <w:rFonts w:ascii="Times New Roman" w:eastAsia="Times New Roman" w:hAnsi="Times New Roman" w:cs="Times New Roman"/>
          <w:color w:val="212121"/>
          <w:sz w:val="24"/>
          <w:szCs w:val="24"/>
          <w:highlight w:val="white"/>
          <w:vertAlign w:val="superscript"/>
        </w:rPr>
        <w:t xml:space="preserve">5 </w:t>
      </w:r>
      <w:r>
        <w:rPr>
          <w:rFonts w:ascii="Times New Roman" w:eastAsia="Times New Roman" w:hAnsi="Times New Roman" w:cs="Times New Roman"/>
          <w:color w:val="212121"/>
          <w:sz w:val="24"/>
          <w:szCs w:val="24"/>
        </w:rPr>
        <w:t xml:space="preserve">Massachusetts Institute of Technology, Broad Institute, Cambridge, </w:t>
      </w:r>
      <w:r>
        <w:rPr>
          <w:rFonts w:ascii="Times New Roman" w:eastAsia="Times New Roman" w:hAnsi="Times New Roman" w:cs="Times New Roman"/>
          <w:color w:val="212121"/>
          <w:sz w:val="24"/>
          <w:szCs w:val="24"/>
          <w:highlight w:val="white"/>
        </w:rPr>
        <w:t>Massachusetts, USA</w:t>
      </w:r>
    </w:p>
    <w:p w14:paraId="40C38E7E" w14:textId="249F2078" w:rsidR="00485687" w:rsidRPr="00485687" w:rsidRDefault="00485687" w:rsidP="00485687">
      <w:pPr>
        <w:suppressLineNumbers/>
        <w:spacing w:line="480" w:lineRule="auto"/>
        <w:jc w:val="both"/>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vertAlign w:val="superscript"/>
        </w:rPr>
        <w:t xml:space="preserve">6 </w:t>
      </w:r>
      <w:r>
        <w:rPr>
          <w:rFonts w:ascii="Times New Roman" w:eastAsia="Times New Roman" w:hAnsi="Times New Roman" w:cs="Times New Roman"/>
          <w:color w:val="212121"/>
          <w:sz w:val="24"/>
          <w:szCs w:val="24"/>
        </w:rPr>
        <w:t>Division of Infectious Diseases, Texas Children's Hospital, Baylor College of Medicine</w:t>
      </w:r>
      <w:r>
        <w:rPr>
          <w:rFonts w:ascii="Times New Roman" w:eastAsia="Times New Roman" w:hAnsi="Times New Roman" w:cs="Times New Roman"/>
          <w:color w:val="212121"/>
          <w:sz w:val="24"/>
          <w:szCs w:val="24"/>
          <w:highlight w:val="white"/>
        </w:rPr>
        <w:t>, Texas</w:t>
      </w:r>
      <w:r>
        <w:rPr>
          <w:rFonts w:ascii="Times New Roman" w:eastAsia="Times New Roman" w:hAnsi="Times New Roman" w:cs="Times New Roman"/>
          <w:color w:val="212121"/>
          <w:sz w:val="24"/>
          <w:szCs w:val="24"/>
        </w:rPr>
        <w:t>,</w:t>
      </w:r>
      <w:r>
        <w:rPr>
          <w:rFonts w:ascii="Times New Roman" w:eastAsia="Times New Roman" w:hAnsi="Times New Roman" w:cs="Times New Roman"/>
          <w:sz w:val="24"/>
          <w:szCs w:val="24"/>
          <w:lang w:val="en-US"/>
        </w:rPr>
        <w:t xml:space="preserve"> USA</w:t>
      </w:r>
      <w:r>
        <w:rPr>
          <w:rFonts w:ascii="Times New Roman" w:eastAsia="Times New Roman" w:hAnsi="Times New Roman" w:cs="Times New Roman"/>
          <w:color w:val="212121"/>
          <w:sz w:val="24"/>
          <w:szCs w:val="24"/>
        </w:rPr>
        <w:t>.</w:t>
      </w:r>
    </w:p>
    <w:p w14:paraId="2E0BFB06" w14:textId="7EAE6B30" w:rsidR="00485687" w:rsidRDefault="001511FA" w:rsidP="00485687">
      <w:pPr>
        <w:suppressLineNumbers/>
        <w:spacing w:line="480" w:lineRule="auto"/>
        <w:jc w:val="both"/>
        <w:rPr>
          <w:rFonts w:ascii="Times New Roman" w:eastAsia="Times New Roman" w:hAnsi="Times New Roman" w:cs="Times New Roman"/>
          <w:color w:val="212121"/>
          <w:sz w:val="24"/>
          <w:szCs w:val="24"/>
          <w:highlight w:val="white"/>
          <w:lang w:val="en-US"/>
        </w:rPr>
      </w:pPr>
      <w:r>
        <w:rPr>
          <w:rFonts w:ascii="Times New Roman" w:eastAsia="Times New Roman" w:hAnsi="Times New Roman" w:cs="Times New Roman"/>
          <w:color w:val="212121"/>
          <w:sz w:val="24"/>
          <w:szCs w:val="24"/>
          <w:highlight w:val="white"/>
          <w:vertAlign w:val="superscript"/>
          <w:lang w:val="en-US"/>
        </w:rPr>
        <w:t xml:space="preserve">7 </w:t>
      </w:r>
      <w:r>
        <w:rPr>
          <w:rFonts w:ascii="Times New Roman" w:eastAsia="Times New Roman" w:hAnsi="Times New Roman" w:cs="Times New Roman"/>
          <w:color w:val="212121"/>
          <w:sz w:val="24"/>
          <w:szCs w:val="24"/>
          <w:highlight w:val="white"/>
          <w:lang w:val="en-US"/>
        </w:rPr>
        <w:t>New</w:t>
      </w:r>
      <w:r>
        <w:rPr>
          <w:rFonts w:ascii="Times New Roman" w:eastAsia="Times New Roman" w:hAnsi="Times New Roman" w:cs="Times New Roman"/>
          <w:sz w:val="24"/>
          <w:szCs w:val="24"/>
        </w:rPr>
        <w:t xml:space="preserve"> England Biolab, Ipswich, MA, USA</w:t>
      </w:r>
    </w:p>
    <w:p w14:paraId="6DA2DECA" w14:textId="6CD1DED9" w:rsidR="001511FA" w:rsidRPr="00223766" w:rsidRDefault="001511FA" w:rsidP="001511FA">
      <w:pPr>
        <w:suppressLineNumbers/>
        <w:spacing w:line="480" w:lineRule="auto"/>
        <w:jc w:val="both"/>
        <w:rPr>
          <w:rFonts w:ascii="Times New Roman" w:eastAsia="Times New Roman" w:hAnsi="Times New Roman" w:cs="Times New Roman"/>
          <w:sz w:val="24"/>
          <w:szCs w:val="24"/>
          <w:lang w:val="it-IT"/>
        </w:rPr>
      </w:pPr>
      <w:r>
        <w:rPr>
          <w:rFonts w:ascii="Times New Roman" w:eastAsia="Times New Roman" w:hAnsi="Times New Roman" w:cs="Times New Roman"/>
          <w:sz w:val="24"/>
          <w:szCs w:val="24"/>
          <w:vertAlign w:val="superscript"/>
          <w:lang w:val="it-IT"/>
        </w:rPr>
        <w:t>8</w:t>
      </w:r>
      <w:r>
        <w:rPr>
          <w:rFonts w:ascii="Times New Roman" w:eastAsia="Times New Roman" w:hAnsi="Times New Roman" w:cs="Times New Roman"/>
          <w:sz w:val="24"/>
          <w:szCs w:val="24"/>
          <w:lang w:val="it-IT"/>
        </w:rPr>
        <w:t xml:space="preserve"> Microbiology, ADA Forsyth Institute, Sommerville, MA, USA</w:t>
      </w:r>
    </w:p>
    <w:p w14:paraId="69C92F7A" w14:textId="5F59A954" w:rsidR="001C3442" w:rsidRDefault="001511FA" w:rsidP="004734C0">
      <w:pPr>
        <w:suppressLineNumbers/>
        <w:spacing w:line="480" w:lineRule="auto"/>
        <w:jc w:val="both"/>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vertAlign w:val="superscript"/>
          <w:lang w:val="en-US"/>
        </w:rPr>
        <w:t>9</w:t>
      </w:r>
      <w:r>
        <w:rPr>
          <w:rFonts w:ascii="Times New Roman" w:eastAsia="Times New Roman" w:hAnsi="Times New Roman" w:cs="Times New Roman"/>
          <w:color w:val="212121"/>
          <w:sz w:val="24"/>
          <w:szCs w:val="24"/>
          <w:highlight w:val="white"/>
          <w:lang w:val="en-US"/>
        </w:rPr>
        <w:t xml:space="preserve"> </w:t>
      </w:r>
      <w:r>
        <w:rPr>
          <w:rFonts w:ascii="Times New Roman" w:eastAsia="Times New Roman" w:hAnsi="Times New Roman" w:cs="Times New Roman"/>
          <w:color w:val="212121"/>
          <w:sz w:val="24"/>
          <w:szCs w:val="24"/>
          <w:highlight w:val="white"/>
        </w:rPr>
        <w:t>Oral Medicine, Infection and Immunity, Harvard School of Dental Medicine, Boston, Massachusetts, USA</w:t>
      </w:r>
    </w:p>
    <w:p w14:paraId="1446BEB1" w14:textId="77777777" w:rsidR="001C3442" w:rsidRDefault="001C3442" w:rsidP="004734C0">
      <w:pPr>
        <w:suppressLineNumbers/>
        <w:spacing w:line="480" w:lineRule="auto"/>
        <w:jc w:val="both"/>
        <w:rPr>
          <w:rFonts w:ascii="Times New Roman" w:eastAsia="Times New Roman" w:hAnsi="Times New Roman" w:cs="Times New Roman"/>
          <w:sz w:val="24"/>
          <w:szCs w:val="24"/>
        </w:rPr>
      </w:pPr>
    </w:p>
    <w:p w14:paraId="790E4492" w14:textId="77777777" w:rsidR="001C3442" w:rsidRDefault="007F153B" w:rsidP="004734C0">
      <w:pPr>
        <w:suppressLineNumber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Address correspondence to:</w:t>
      </w:r>
    </w:p>
    <w:p w14:paraId="7A5C595C" w14:textId="1D3EB70E" w:rsidR="00141C15" w:rsidRDefault="00141C15" w:rsidP="00141C15">
      <w:pPr>
        <w:suppressLineNumbers/>
        <w:spacing w:line="480" w:lineRule="auto"/>
        <w:jc w:val="both"/>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b/>
          <w:bCs/>
          <w:sz w:val="24"/>
          <w:szCs w:val="24"/>
          <w:lang w:val="en-US"/>
        </w:rPr>
        <w:t>Nicola Segata</w:t>
      </w:r>
      <w:r>
        <w:rPr>
          <w:rFonts w:ascii="Times New Roman" w:eastAsia="Times New Roman" w:hAnsi="Times New Roman" w:cs="Times New Roman"/>
          <w:sz w:val="24"/>
          <w:szCs w:val="24"/>
          <w:lang w:val="en-US"/>
        </w:rPr>
        <w:t xml:space="preserve">, Ph.D </w:t>
      </w:r>
      <w:hyperlink r:id="rId8" w:history="1">
        <w:r>
          <w:rPr>
            <w:rStyle w:val="Hyperlink"/>
            <w:rFonts w:ascii="Times New Roman" w:eastAsia="Times New Roman" w:hAnsi="Times New Roman" w:cs="Times New Roman"/>
            <w:sz w:val="24"/>
            <w:szCs w:val="24"/>
            <w:lang w:val="en-US"/>
          </w:rPr>
          <w:t>nicola.segata@unitn.it</w:t>
        </w:r>
      </w:hyperlink>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color w:val="212121"/>
          <w:sz w:val="24"/>
          <w:szCs w:val="24"/>
          <w:highlight w:val="white"/>
        </w:rPr>
        <w:t>Department of Computational, Cellular and Integrative Biology, University of Trento, Trento, Italy</w:t>
      </w:r>
    </w:p>
    <w:p w14:paraId="48054D70" w14:textId="275BC983" w:rsidR="00C52DC8" w:rsidRPr="00741C31" w:rsidRDefault="007F153B" w:rsidP="00741C31">
      <w:pPr>
        <w:suppressLineNumber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Christopher D. Johnston</w:t>
      </w:r>
      <w:r>
        <w:rPr>
          <w:rFonts w:ascii="Times New Roman" w:eastAsia="Times New Roman" w:hAnsi="Times New Roman" w:cs="Times New Roman"/>
          <w:sz w:val="24"/>
          <w:szCs w:val="24"/>
        </w:rPr>
        <w:t xml:space="preserve">, PhD, </w:t>
      </w:r>
      <w:hyperlink r:id="rId9" w:history="1">
        <w:r>
          <w:rPr>
            <w:rStyle w:val="Hyperlink"/>
            <w:rFonts w:ascii="Times New Roman" w:eastAsia="Times New Roman" w:hAnsi="Times New Roman" w:cs="Times New Roman"/>
            <w:sz w:val="24"/>
            <w:szCs w:val="24"/>
          </w:rPr>
          <w:t>cdjohnston@mdanderson.org</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212121"/>
          <w:sz w:val="24"/>
          <w:szCs w:val="24"/>
          <w:highlight w:val="white"/>
        </w:rPr>
        <w:t>Genomic Medicine, MD Anderson Cancer Center, Houston, Texas, USA</w:t>
      </w:r>
    </w:p>
    <w:p w14:paraId="2EA1A2EA" w14:textId="07C038A9" w:rsidR="00DB4AE5" w:rsidRDefault="007F153B" w:rsidP="00DB4AE5">
      <w:pPr>
        <w:suppressLineNumber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79C6420D" w14:textId="77777777" w:rsidR="00DB4AE5" w:rsidRPr="004734C0" w:rsidRDefault="00DB4AE5" w:rsidP="0082339B">
      <w:pPr>
        <w:suppressLineNumbers/>
        <w:spacing w:line="360" w:lineRule="auto"/>
        <w:jc w:val="both"/>
        <w:rPr>
          <w:rFonts w:ascii="Times New Roman" w:hAnsi="Times New Roman" w:cs="Times New Roman"/>
          <w:b/>
          <w:bCs/>
          <w:sz w:val="10"/>
          <w:szCs w:val="10"/>
        </w:rPr>
      </w:pPr>
    </w:p>
    <w:p w14:paraId="1AE0592D" w14:textId="0E116EA0" w:rsidR="00AE68E8" w:rsidDel="00A17CC5" w:rsidRDefault="00C857A4" w:rsidP="00FE079F">
      <w:pPr>
        <w:suppressLineNumbers/>
        <w:spacing w:line="480" w:lineRule="auto"/>
        <w:jc w:val="both"/>
        <w:rPr>
          <w:del w:id="2" w:author="Bouzek,Heather K" w:date="2026-08-23T23:43:00Z" w16du:dateUtc="2026-08-24T04:43:00Z"/>
          <w:rFonts w:ascii="Times New Roman" w:eastAsia="Times New Roman" w:hAnsi="Times New Roman" w:cs="Times New Roman"/>
          <w:sz w:val="24"/>
          <w:szCs w:val="24"/>
        </w:rPr>
      </w:pPr>
      <w:ins w:id="3" w:author="Bouzek,Heather K" w:date="2026-08-23T21:59:00Z">
        <w:r>
          <w:rPr>
            <w:rFonts w:ascii="Times New Roman" w:eastAsia="Times New Roman" w:hAnsi="Times New Roman" w:cs="Times New Roman"/>
            <w:sz w:val="24"/>
            <w:szCs w:val="24"/>
          </w:rPr>
          <w:t xml:space="preserve">Model organisms such as </w:t>
        </w:r>
        <w:r>
          <w:rPr>
            <w:rFonts w:ascii="Times New Roman" w:eastAsia="Times New Roman" w:hAnsi="Times New Roman" w:cs="Times New Roman"/>
            <w:i/>
            <w:iCs/>
            <w:sz w:val="24"/>
            <w:szCs w:val="24"/>
          </w:rPr>
          <w:t>Escherichia coli</w:t>
        </w:r>
        <w:r>
          <w:rPr>
            <w:rFonts w:ascii="Times New Roman" w:eastAsia="Times New Roman" w:hAnsi="Times New Roman" w:cs="Times New Roman"/>
            <w:sz w:val="24"/>
            <w:szCs w:val="24"/>
          </w:rPr>
          <w:t xml:space="preserve"> have provided an extraordinary foundation </w:t>
        </w:r>
      </w:ins>
      <w:ins w:id="4" w:author="Bouzek,Heather K" w:date="2026-08-23T21:49:00Z" w16du:dateUtc="2026-08-24T02:49:00Z">
        <w:r>
          <w:rPr>
            <w:rFonts w:ascii="Times New Roman" w:eastAsia="Times New Roman" w:hAnsi="Times New Roman" w:cs="Times New Roman"/>
            <w:sz w:val="24"/>
            <w:szCs w:val="24"/>
            <w:lang w:val="en-US"/>
          </w:rPr>
          <w:t>for decades of discovery and genetic engineering. Yet</w:t>
        </w:r>
      </w:ins>
      <w:ins w:id="5" w:author="Bouzek,Heather K" w:date="2026-08-23T22:00:00Z" w16du:dateUtc="2026-08-24T03:00:00Z">
        <w:r>
          <w:rPr>
            <w:rFonts w:ascii="Times New Roman" w:eastAsia="Times New Roman" w:hAnsi="Times New Roman" w:cs="Times New Roman"/>
            <w:sz w:val="24"/>
            <w:szCs w:val="24"/>
            <w:lang w:val="en-US"/>
          </w:rPr>
          <w:t>,</w:t>
        </w:r>
      </w:ins>
      <w:ins w:id="6" w:author="Bouzek,Heather K" w:date="2026-08-23T21:49:00Z" w16du:dateUtc="2026-08-24T02:49:00Z">
        <w:r>
          <w:rPr>
            <w:rFonts w:ascii="Times New Roman" w:eastAsia="Times New Roman" w:hAnsi="Times New Roman" w:cs="Times New Roman"/>
            <w:sz w:val="24"/>
            <w:szCs w:val="24"/>
            <w:lang w:val="en-US"/>
          </w:rPr>
          <w:t xml:space="preserve"> b</w:t>
        </w:r>
      </w:ins>
      <w:ins w:id="7" w:author="Bouzek,Heather K" w:date="2026-08-20T11:22:00Z" w16du:dateUtc="2026-08-20T16:22:00Z">
        <w:r>
          <w:rPr>
            <w:rFonts w:ascii="Times New Roman" w:eastAsia="Times New Roman" w:hAnsi="Times New Roman" w:cs="Times New Roman"/>
            <w:sz w:val="24"/>
            <w:szCs w:val="24"/>
            <w:lang w:val="en-US"/>
          </w:rPr>
          <w:t xml:space="preserve">acterial diversity </w:t>
        </w:r>
      </w:ins>
      <w:ins w:id="8" w:author="Bouzek,Heather K" w:date="2026-08-23T21:50:00Z" w16du:dateUtc="2026-08-24T02:50:00Z">
        <w:r>
          <w:rPr>
            <w:rFonts w:ascii="Times New Roman" w:eastAsia="Times New Roman" w:hAnsi="Times New Roman" w:cs="Times New Roman"/>
            <w:sz w:val="24"/>
            <w:szCs w:val="24"/>
            <w:lang w:val="en-US"/>
          </w:rPr>
          <w:t xml:space="preserve">extends far beyond the organisms for which these tools were </w:t>
        </w:r>
      </w:ins>
      <w:ins w:id="9" w:author="Bouzek,Heather K" w:date="2026-08-27T22:33:00Z" w16du:dateUtc="2026-08-28T03:33:00Z">
        <w:r>
          <w:rPr>
            <w:rFonts w:ascii="Times New Roman" w:eastAsia="Times New Roman" w:hAnsi="Times New Roman" w:cs="Times New Roman"/>
            <w:sz w:val="24"/>
            <w:szCs w:val="24"/>
            <w:lang w:val="en-US"/>
          </w:rPr>
          <w:t>developed. U</w:t>
        </w:r>
      </w:ins>
      <w:ins w:id="10" w:author="Bouzek,Heather K" w:date="2026-08-23T21:50:00Z" w16du:dateUtc="2026-08-24T02:50:00Z">
        <w:r>
          <w:rPr>
            <w:rFonts w:ascii="Times New Roman" w:eastAsia="Times New Roman" w:hAnsi="Times New Roman" w:cs="Times New Roman"/>
            <w:sz w:val="24"/>
            <w:szCs w:val="24"/>
            <w:lang w:val="en-US"/>
          </w:rPr>
          <w:t>nderstanding that diversity requ</w:t>
        </w:r>
      </w:ins>
      <w:ins w:id="11" w:author="Bouzek,Heather K" w:date="2026-08-23T21:51:00Z" w16du:dateUtc="2026-08-24T02:51:00Z">
        <w:r>
          <w:rPr>
            <w:rFonts w:ascii="Times New Roman" w:eastAsia="Times New Roman" w:hAnsi="Times New Roman" w:cs="Times New Roman"/>
            <w:sz w:val="24"/>
            <w:szCs w:val="24"/>
            <w:lang w:val="en-US"/>
          </w:rPr>
          <w:t>ires the ability to manipulate target organisms directly.</w:t>
        </w:r>
      </w:ins>
      <w:ins w:id="12" w:author="Bouzek,Heather K" w:date="2026-08-20T11:23:00Z" w16du:dateUtc="2026-08-20T16:23:00Z">
        <w:r>
          <w:rPr>
            <w:rFonts w:ascii="Times New Roman" w:eastAsia="Times New Roman" w:hAnsi="Times New Roman" w:cs="Times New Roman"/>
            <w:sz w:val="24"/>
            <w:szCs w:val="24"/>
            <w:lang w:val="en-US"/>
          </w:rPr>
          <w:t xml:space="preserve"> </w:t>
        </w:r>
      </w:ins>
      <w:ins w:id="13" w:author="Bouzek,Heather K" w:date="2026-08-23T18:20:00Z" w16du:dateUtc="2026-08-23T23:20:00Z">
        <w:r>
          <w:rPr>
            <w:rFonts w:ascii="Times New Roman" w:eastAsia="Times New Roman" w:hAnsi="Times New Roman" w:cs="Times New Roman"/>
            <w:sz w:val="24"/>
            <w:szCs w:val="24"/>
            <w:lang w:val="en-US"/>
          </w:rPr>
          <w:t>G</w:t>
        </w:r>
      </w:ins>
      <w:del w:id="14" w:author="Bouzek,Heather K" w:date="2026-08-23T17:03:00Z" w16du:dateUtc="2026-08-23T22:03:00Z">
        <w:r>
          <w:rPr>
            <w:rFonts w:ascii="Times New Roman" w:eastAsia="Times New Roman" w:hAnsi="Times New Roman" w:cs="Times New Roman"/>
            <w:sz w:val="24"/>
            <w:szCs w:val="24"/>
            <w:lang w:val="en-US"/>
          </w:rPr>
          <w:delText>G</w:delText>
        </w:r>
      </w:del>
      <w:r>
        <w:rPr>
          <w:rFonts w:ascii="Times New Roman" w:eastAsia="Times New Roman" w:hAnsi="Times New Roman" w:cs="Times New Roman"/>
          <w:sz w:val="24"/>
          <w:szCs w:val="24"/>
          <w:lang w:val="en-US"/>
        </w:rPr>
        <w:t>enetic intractability</w:t>
      </w:r>
      <w:ins w:id="15" w:author="Bouzek,Heather K" w:date="2026-08-23T21:52:00Z" w16du:dateUtc="2026-08-24T02:52:00Z">
        <w:r>
          <w:rPr>
            <w:rFonts w:ascii="Times New Roman" w:eastAsia="Times New Roman" w:hAnsi="Times New Roman" w:cs="Times New Roman"/>
            <w:sz w:val="24"/>
            <w:szCs w:val="24"/>
            <w:lang w:val="en-US"/>
          </w:rPr>
          <w:t xml:space="preserve">, </w:t>
        </w:r>
      </w:ins>
      <w:ins w:id="16" w:author="Bouzek,Heather K" w:date="2026-08-23T17:04:00Z" w16du:dateUtc="2026-08-23T22:04:00Z">
        <w:r>
          <w:rPr>
            <w:rFonts w:ascii="Times New Roman" w:eastAsia="Times New Roman" w:hAnsi="Times New Roman" w:cs="Times New Roman"/>
            <w:sz w:val="24"/>
            <w:szCs w:val="24"/>
            <w:lang w:val="en-US"/>
          </w:rPr>
          <w:t>the</w:t>
        </w:r>
      </w:ins>
      <w:del w:id="17" w:author="Bouzek,Heather K" w:date="2026-08-20T11:21:00Z" w16du:dateUtc="2026-08-20T16:21:00Z">
        <w:r>
          <w:rPr>
            <w:rFonts w:ascii="Times New Roman" w:eastAsia="Times New Roman" w:hAnsi="Times New Roman" w:cs="Times New Roman"/>
            <w:sz w:val="24"/>
            <w:szCs w:val="24"/>
            <w:lang w:val="en-US"/>
          </w:rPr>
          <w:delText>,</w:delText>
        </w:r>
      </w:del>
      <w:del w:id="18" w:author="Bouzek,Heather K" w:date="2026-08-20T11:23:00Z" w16du:dateUtc="2026-08-20T16:23:00Z">
        <w:r>
          <w:rPr>
            <w:rFonts w:ascii="Times New Roman" w:eastAsia="Times New Roman" w:hAnsi="Times New Roman" w:cs="Times New Roman"/>
            <w:sz w:val="24"/>
            <w:szCs w:val="24"/>
            <w:lang w:val="en-US"/>
          </w:rPr>
          <w:delText xml:space="preserve"> </w:delText>
        </w:r>
      </w:del>
      <w:del w:id="19" w:author="Bouzek,Heather K" w:date="2026-08-20T11:21:00Z" w16du:dateUtc="2026-08-20T16:21:00Z">
        <w:r>
          <w:rPr>
            <w:rFonts w:ascii="Times New Roman" w:eastAsia="Times New Roman" w:hAnsi="Times New Roman" w:cs="Times New Roman"/>
            <w:sz w:val="24"/>
            <w:szCs w:val="24"/>
            <w:lang w:val="en-US"/>
          </w:rPr>
          <w:delText>t</w:delText>
        </w:r>
      </w:del>
      <w:del w:id="20" w:author="Bouzek,Heather K" w:date="2026-08-23T17:04:00Z" w16du:dateUtc="2026-08-23T22:04:00Z">
        <w:r>
          <w:rPr>
            <w:rFonts w:ascii="Times New Roman" w:eastAsia="Times New Roman" w:hAnsi="Times New Roman" w:cs="Times New Roman"/>
            <w:sz w:val="24"/>
            <w:szCs w:val="24"/>
            <w:lang w:val="en-US"/>
          </w:rPr>
          <w:delText>he</w:delText>
        </w:r>
      </w:del>
      <w:r>
        <w:rPr>
          <w:rFonts w:ascii="Times New Roman" w:eastAsia="Times New Roman" w:hAnsi="Times New Roman" w:cs="Times New Roman"/>
          <w:sz w:val="24"/>
          <w:szCs w:val="24"/>
          <w:lang w:val="en-US"/>
        </w:rPr>
        <w:t xml:space="preserve"> inability to efficiently introduce and maintain engineered DNA in a bacterial host,</w:t>
      </w:r>
      <w:del w:id="21" w:author="Bouzek,Heather K" w:date="2026-08-23T21:52:00Z" w16du:dateUtc="2026-08-24T02:52:00Z">
        <w:r>
          <w:rPr>
            <w:rFonts w:ascii="Times New Roman" w:eastAsia="Times New Roman" w:hAnsi="Times New Roman" w:cs="Times New Roman"/>
            <w:sz w:val="24"/>
            <w:szCs w:val="24"/>
            <w:lang w:val="en-US"/>
          </w:rPr>
          <w:delText xml:space="preserve"> </w:delText>
        </w:r>
      </w:del>
      <w:ins w:id="22" w:author="Bouzek,Heather K" w:date="2026-08-20T11:24:00Z" w16du:dateUtc="2026-08-20T16:24:00Z">
        <w:r>
          <w:rPr>
            <w:rFonts w:ascii="Times New Roman" w:eastAsia="Times New Roman" w:hAnsi="Times New Roman" w:cs="Times New Roman"/>
            <w:sz w:val="24"/>
            <w:szCs w:val="24"/>
            <w:lang w:val="en-US"/>
          </w:rPr>
          <w:t xml:space="preserve"> </w:t>
        </w:r>
      </w:ins>
      <w:r>
        <w:rPr>
          <w:rFonts w:ascii="Times New Roman" w:eastAsia="Times New Roman" w:hAnsi="Times New Roman" w:cs="Times New Roman"/>
          <w:sz w:val="24"/>
          <w:szCs w:val="24"/>
          <w:lang w:val="en-US"/>
        </w:rPr>
        <w:t xml:space="preserve">remains a major barrier </w:t>
      </w:r>
      <w:ins w:id="23" w:author="Bouzek,Heather K" w:date="2026-08-23T21:53:00Z" w16du:dateUtc="2026-08-24T02:53:00Z">
        <w:r>
          <w:rPr>
            <w:rFonts w:ascii="Times New Roman" w:eastAsia="Times New Roman" w:hAnsi="Times New Roman" w:cs="Times New Roman"/>
            <w:sz w:val="24"/>
            <w:szCs w:val="24"/>
            <w:lang w:val="en-US"/>
          </w:rPr>
          <w:t>to this goal</w:t>
        </w:r>
      </w:ins>
      <w:del w:id="24" w:author="Bouzek,Heather K" w:date="2026-08-23T17:43:00Z" w16du:dateUtc="2026-08-23T22:43:00Z">
        <w:r>
          <w:rPr>
            <w:rFonts w:ascii="Times New Roman" w:eastAsia="Times New Roman" w:hAnsi="Times New Roman" w:cs="Times New Roman"/>
            <w:sz w:val="24"/>
            <w:szCs w:val="24"/>
            <w:lang w:val="en-US"/>
          </w:rPr>
          <w:delText>to studying and engineering bacterial diversity</w:delText>
        </w:r>
      </w:del>
      <w:r>
        <w:rPr>
          <w:rFonts w:ascii="Times New Roman" w:eastAsia="Times New Roman" w:hAnsi="Times New Roman" w:cs="Times New Roman"/>
          <w:sz w:val="24"/>
          <w:szCs w:val="24"/>
          <w:lang w:val="en-US"/>
        </w:rPr>
        <w:t xml:space="preserve">. </w:t>
      </w:r>
      <w:del w:id="25" w:author="Bouzek,Heather K" w:date="2026-08-23T21:53:00Z" w16du:dateUtc="2026-08-24T02:53:00Z">
        <w:r>
          <w:rPr>
            <w:rFonts w:ascii="Times New Roman" w:eastAsia="Times New Roman" w:hAnsi="Times New Roman" w:cs="Times New Roman"/>
            <w:sz w:val="24"/>
            <w:szCs w:val="24"/>
            <w:lang w:val="en-US"/>
          </w:rPr>
          <w:delText xml:space="preserve">Despite decades of advances in molecular genetics, only a small fraction of </w:delText>
        </w:r>
      </w:del>
      <w:del w:id="26" w:author="Bouzek,Heather K" w:date="2026-08-23T17:47:00Z" w16du:dateUtc="2026-08-23T22:47:00Z">
        <w:r>
          <w:rPr>
            <w:rFonts w:ascii="Times New Roman" w:eastAsia="Times New Roman" w:hAnsi="Times New Roman" w:cs="Times New Roman"/>
            <w:sz w:val="24"/>
            <w:szCs w:val="24"/>
            <w:lang w:val="en-US"/>
          </w:rPr>
          <w:delText xml:space="preserve">cultivated </w:delText>
        </w:r>
      </w:del>
      <w:del w:id="27" w:author="Bouzek,Heather K" w:date="2026-08-23T21:53:00Z" w16du:dateUtc="2026-08-24T02:53:00Z">
        <w:r>
          <w:rPr>
            <w:rFonts w:ascii="Times New Roman" w:eastAsia="Times New Roman" w:hAnsi="Times New Roman" w:cs="Times New Roman"/>
            <w:sz w:val="24"/>
            <w:szCs w:val="24"/>
            <w:lang w:val="en-US"/>
          </w:rPr>
          <w:delText xml:space="preserve">bacteria </w:delText>
        </w:r>
      </w:del>
      <w:del w:id="28" w:author="Bouzek,Heather K" w:date="2026-08-20T11:28:00Z" w16du:dateUtc="2026-08-20T16:28:00Z">
        <w:r>
          <w:rPr>
            <w:rFonts w:ascii="Times New Roman" w:eastAsia="Times New Roman" w:hAnsi="Times New Roman" w:cs="Times New Roman"/>
            <w:sz w:val="24"/>
            <w:szCs w:val="24"/>
            <w:lang w:val="en-US"/>
          </w:rPr>
          <w:delText xml:space="preserve">can </w:delText>
        </w:r>
      </w:del>
      <w:del w:id="29" w:author="Bouzek,Heather K" w:date="2026-08-23T21:53:00Z" w16du:dateUtc="2026-08-24T02:53:00Z">
        <w:r>
          <w:rPr>
            <w:rFonts w:ascii="Times New Roman" w:eastAsia="Times New Roman" w:hAnsi="Times New Roman" w:cs="Times New Roman"/>
            <w:sz w:val="24"/>
            <w:szCs w:val="24"/>
            <w:lang w:val="en-US"/>
          </w:rPr>
          <w:delText>be transformed or manipulated</w:delText>
        </w:r>
      </w:del>
      <w:del w:id="30" w:author="Bouzek,Heather K" w:date="2026-08-23T18:21:00Z" w16du:dateUtc="2026-08-23T23:21:00Z">
        <w:r>
          <w:rPr>
            <w:rFonts w:ascii="Times New Roman" w:eastAsia="Times New Roman" w:hAnsi="Times New Roman" w:cs="Times New Roman"/>
            <w:sz w:val="24"/>
            <w:szCs w:val="24"/>
            <w:lang w:val="en-US"/>
          </w:rPr>
          <w:delText xml:space="preserve"> reliably</w:delText>
        </w:r>
      </w:del>
      <w:del w:id="31" w:author="Bouzek,Heather K" w:date="2026-08-23T17:45:00Z" w16du:dateUtc="2026-08-23T22:45:00Z">
        <w:r>
          <w:rPr>
            <w:rFonts w:ascii="Times New Roman" w:eastAsia="Times New Roman" w:hAnsi="Times New Roman" w:cs="Times New Roman"/>
            <w:sz w:val="24"/>
            <w:szCs w:val="24"/>
            <w:lang w:val="en-US"/>
          </w:rPr>
          <w:delText>,</w:delText>
        </w:r>
      </w:del>
      <w:del w:id="32" w:author="Bouzek,Heather K" w:date="2026-08-23T17:47:00Z" w16du:dateUtc="2026-08-23T22:47:00Z">
        <w:r>
          <w:rPr>
            <w:rFonts w:ascii="Times New Roman" w:eastAsia="Times New Roman" w:hAnsi="Times New Roman" w:cs="Times New Roman"/>
            <w:sz w:val="24"/>
            <w:szCs w:val="24"/>
            <w:lang w:val="en-US"/>
          </w:rPr>
          <w:delText xml:space="preserve"> </w:delText>
        </w:r>
      </w:del>
      <w:del w:id="33" w:author="Bouzek,Heather K" w:date="2026-08-23T17:45:00Z" w16du:dateUtc="2026-08-23T22:45:00Z">
        <w:r>
          <w:rPr>
            <w:rFonts w:ascii="Times New Roman" w:eastAsia="Times New Roman" w:hAnsi="Times New Roman" w:cs="Times New Roman"/>
            <w:sz w:val="24"/>
            <w:szCs w:val="24"/>
            <w:lang w:val="en-US"/>
          </w:rPr>
          <w:delText>leaving</w:delText>
        </w:r>
      </w:del>
      <w:del w:id="34" w:author="Bouzek,Heather K" w:date="2026-08-23T17:48:00Z" w16du:dateUtc="2026-08-23T22:48:00Z">
        <w:r>
          <w:rPr>
            <w:rFonts w:ascii="Times New Roman" w:eastAsia="Times New Roman" w:hAnsi="Times New Roman" w:cs="Times New Roman"/>
            <w:sz w:val="24"/>
            <w:szCs w:val="24"/>
            <w:lang w:val="en-US"/>
          </w:rPr>
          <w:delText xml:space="preserve"> </w:delText>
        </w:r>
      </w:del>
      <w:del w:id="35" w:author="Bouzek,Heather K" w:date="2026-08-23T21:53:00Z" w16du:dateUtc="2026-08-24T02:53:00Z">
        <w:r>
          <w:rPr>
            <w:rFonts w:ascii="Times New Roman" w:eastAsia="Times New Roman" w:hAnsi="Times New Roman" w:cs="Times New Roman"/>
            <w:sz w:val="24"/>
            <w:szCs w:val="24"/>
            <w:lang w:val="en-US"/>
          </w:rPr>
          <w:delText>most species inaccessible to modern genetic analysis</w:delText>
        </w:r>
      </w:del>
      <w:del w:id="36" w:author="Bouzek,Heather K" w:date="2026-08-23T17:45:00Z" w16du:dateUtc="2026-08-23T22:45:00Z">
        <w:r>
          <w:rPr>
            <w:rFonts w:ascii="Times New Roman" w:eastAsia="Times New Roman" w:hAnsi="Times New Roman" w:cs="Times New Roman"/>
            <w:sz w:val="24"/>
            <w:szCs w:val="24"/>
            <w:lang w:val="en-US"/>
          </w:rPr>
          <w:delText xml:space="preserve"> and biotechnology</w:delText>
        </w:r>
      </w:del>
      <w:del w:id="37" w:author="Bouzek,Heather K" w:date="2026-08-23T21:53:00Z" w16du:dateUtc="2026-08-24T02:53:00Z">
        <w:r>
          <w:rPr>
            <w:rFonts w:ascii="Times New Roman" w:eastAsia="Times New Roman" w:hAnsi="Times New Roman" w:cs="Times New Roman"/>
            <w:sz w:val="24"/>
            <w:szCs w:val="24"/>
            <w:lang w:val="en-US"/>
          </w:rPr>
          <w:delText xml:space="preserve">. A principal cause of this limitation is the extensive diversity of </w:delText>
        </w:r>
      </w:del>
      <w:ins w:id="38" w:author="Bouzek,Heather K" w:date="2026-08-23T21:53:00Z" w16du:dateUtc="2026-08-24T02:53:00Z">
        <w:r>
          <w:rPr>
            <w:rFonts w:ascii="Times New Roman" w:eastAsia="Times New Roman" w:hAnsi="Times New Roman" w:cs="Times New Roman"/>
            <w:sz w:val="24"/>
            <w:szCs w:val="24"/>
            <w:lang w:val="en-US"/>
          </w:rPr>
          <w:t>R</w:t>
        </w:r>
      </w:ins>
      <w:del w:id="39" w:author="Bouzek,Heather K" w:date="2026-08-23T21:53:00Z" w16du:dateUtc="2026-08-24T02:53:00Z">
        <w:r>
          <w:rPr>
            <w:rFonts w:ascii="Times New Roman" w:eastAsia="Times New Roman" w:hAnsi="Times New Roman" w:cs="Times New Roman"/>
            <w:sz w:val="24"/>
            <w:szCs w:val="24"/>
            <w:lang w:val="en-US"/>
          </w:rPr>
          <w:delText>r</w:delText>
        </w:r>
      </w:del>
      <w:r>
        <w:rPr>
          <w:rFonts w:ascii="Times New Roman" w:eastAsia="Times New Roman" w:hAnsi="Times New Roman" w:cs="Times New Roman"/>
          <w:sz w:val="24"/>
          <w:szCs w:val="24"/>
          <w:lang w:val="en-US"/>
        </w:rPr>
        <w:t>estriction-modification (RM) systems</w:t>
      </w:r>
      <w:ins w:id="40" w:author="Bouzek,Heather K" w:date="2026-08-23T21:54:00Z" w16du:dateUtc="2026-08-24T02:54:00Z">
        <w:r>
          <w:rPr>
            <w:rFonts w:ascii="Times New Roman" w:eastAsia="Times New Roman" w:hAnsi="Times New Roman" w:cs="Times New Roman"/>
            <w:sz w:val="24"/>
            <w:szCs w:val="24"/>
            <w:lang w:val="en-US"/>
          </w:rPr>
          <w:t xml:space="preserve"> are a major source of this barr</w:t>
        </w:r>
      </w:ins>
      <w:ins w:id="41" w:author="Bouzek,Heather K" w:date="2026-08-23T21:55:00Z" w16du:dateUtc="2026-08-24T02:55:00Z">
        <w:r>
          <w:rPr>
            <w:rFonts w:ascii="Times New Roman" w:eastAsia="Times New Roman" w:hAnsi="Times New Roman" w:cs="Times New Roman"/>
            <w:sz w:val="24"/>
            <w:szCs w:val="24"/>
            <w:lang w:val="en-US"/>
          </w:rPr>
          <w:t xml:space="preserve">ier, with digesting enzymes recognizing strain-specific </w:t>
        </w:r>
      </w:ins>
      <w:ins w:id="42" w:author="Bouzek,Heather K" w:date="2026-08-23T23:58:00Z" w16du:dateUtc="2026-08-24T04:58:00Z">
        <w:r>
          <w:rPr>
            <w:rFonts w:ascii="Times New Roman" w:eastAsia="Times New Roman" w:hAnsi="Times New Roman" w:cs="Times New Roman"/>
            <w:sz w:val="24"/>
            <w:szCs w:val="24"/>
            <w:lang w:val="en-US"/>
          </w:rPr>
          <w:t>motif</w:t>
        </w:r>
      </w:ins>
      <w:del w:id="43" w:author="Bouzek,Heather K" w:date="2026-08-23T21:54:00Z" w16du:dateUtc="2026-08-24T02:54:00Z">
        <w:r>
          <w:rPr>
            <w:rFonts w:ascii="Times New Roman" w:eastAsia="Times New Roman" w:hAnsi="Times New Roman" w:cs="Times New Roman"/>
            <w:sz w:val="24"/>
            <w:szCs w:val="24"/>
            <w:lang w:val="en-US"/>
          </w:rPr>
          <w:delText>,</w:delText>
        </w:r>
      </w:del>
      <w:r>
        <w:rPr>
          <w:rFonts w:ascii="Times New Roman" w:eastAsia="Times New Roman" w:hAnsi="Times New Roman" w:cs="Times New Roman"/>
          <w:sz w:val="24"/>
          <w:szCs w:val="24"/>
          <w:lang w:val="en-US"/>
        </w:rPr>
        <w:t xml:space="preserve"> which </w:t>
      </w:r>
      <w:del w:id="44" w:author="Bouzek,Heather K" w:date="2026-08-23T21:56:00Z" w16du:dateUtc="2026-08-24T02:56:00Z">
        <w:r>
          <w:rPr>
            <w:rFonts w:ascii="Times New Roman" w:eastAsia="Times New Roman" w:hAnsi="Times New Roman" w:cs="Times New Roman"/>
            <w:sz w:val="24"/>
            <w:szCs w:val="24"/>
            <w:lang w:val="en-US"/>
          </w:rPr>
          <w:delText>recognize and</w:delText>
        </w:r>
      </w:del>
      <w:r>
        <w:rPr>
          <w:rFonts w:ascii="Times New Roman" w:eastAsia="Times New Roman" w:hAnsi="Times New Roman" w:cs="Times New Roman"/>
          <w:sz w:val="24"/>
          <w:szCs w:val="24"/>
          <w:lang w:val="en-US"/>
        </w:rPr>
        <w:t xml:space="preserve"> degrad</w:t>
      </w:r>
      <w:ins w:id="45" w:author="Bouzek,Heather K" w:date="2026-08-23T21:56:00Z" w16du:dateUtc="2026-08-24T02:56:00Z">
        <w:r>
          <w:rPr>
            <w:rFonts w:ascii="Times New Roman" w:eastAsia="Times New Roman" w:hAnsi="Times New Roman" w:cs="Times New Roman"/>
            <w:sz w:val="24"/>
            <w:szCs w:val="24"/>
            <w:lang w:val="en-US"/>
          </w:rPr>
          <w:t>ing otherwise functional genetic tools upon entry into the cell</w:t>
        </w:r>
      </w:ins>
      <w:del w:id="46" w:author="Bouzek,Heather K" w:date="2026-08-23T21:56:00Z" w16du:dateUtc="2026-08-24T02:56:00Z">
        <w:r>
          <w:rPr>
            <w:rFonts w:ascii="Times New Roman" w:eastAsia="Times New Roman" w:hAnsi="Times New Roman" w:cs="Times New Roman"/>
            <w:sz w:val="24"/>
            <w:szCs w:val="24"/>
            <w:lang w:val="en-US"/>
          </w:rPr>
          <w:delText>e foreign</w:delText>
        </w:r>
      </w:del>
      <w:del w:id="47" w:author="Bouzek,Heather K" w:date="2026-08-23T21:57:00Z" w16du:dateUtc="2026-08-24T02:57:00Z">
        <w:r>
          <w:rPr>
            <w:rFonts w:ascii="Times New Roman" w:eastAsia="Times New Roman" w:hAnsi="Times New Roman" w:cs="Times New Roman"/>
            <w:sz w:val="24"/>
            <w:szCs w:val="24"/>
            <w:lang w:val="en-US"/>
          </w:rPr>
          <w:delText xml:space="preserve"> DNA in a strain-specific manner</w:delText>
        </w:r>
      </w:del>
      <w:r>
        <w:rPr>
          <w:rFonts w:ascii="Times New Roman" w:eastAsia="Times New Roman" w:hAnsi="Times New Roman" w:cs="Times New Roman"/>
          <w:sz w:val="24"/>
          <w:szCs w:val="24"/>
          <w:lang w:val="en-US"/>
        </w:rPr>
        <w:t>. We previously developed SyngenicDNA (SynDNA)</w:t>
      </w:r>
      <w:ins w:id="48" w:author="Bouzek,Heather K" w:date="2026-08-20T12:49:00Z" w16du:dateUtc="2026-08-20T17:49:00Z">
        <w:r>
          <w:rPr>
            <w:rFonts w:ascii="Times New Roman" w:eastAsia="Times New Roman" w:hAnsi="Times New Roman" w:cs="Times New Roman"/>
            <w:sz w:val="24"/>
            <w:szCs w:val="24"/>
            <w:lang w:val="en-US"/>
          </w:rPr>
          <w:t xml:space="preserve"> [</w:t>
        </w:r>
      </w:ins>
      <w:ins w:id="49" w:author="Bouzek,Heather K" w:date="2026-08-23T19:41:00Z" w16du:dateUtc="2026-08-24T00:41:00Z">
        <w:r>
          <w:rPr>
            <w:rFonts w:ascii="Times New Roman" w:eastAsia="Times New Roman" w:hAnsi="Times New Roman" w:cs="Times New Roman"/>
            <w:sz w:val="24"/>
            <w:szCs w:val="24"/>
            <w:highlight w:val="cyan"/>
            <w:lang w:val="en-US"/>
          </w:rPr>
          <w:t>R</w:t>
        </w:r>
      </w:ins>
      <w:ins w:id="50" w:author="Bouzek,Heather K" w:date="2026-08-20T12:49:00Z" w16du:dateUtc="2026-08-20T17:49:00Z">
        <w:r>
          <w:rPr>
            <w:rFonts w:ascii="Times New Roman" w:eastAsia="Times New Roman" w:hAnsi="Times New Roman" w:cs="Times New Roman"/>
            <w:sz w:val="24"/>
            <w:szCs w:val="24"/>
            <w:highlight w:val="cyan"/>
            <w:lang w:val="en-US"/>
          </w:rPr>
          <w:t>ef</w:t>
        </w:r>
        <w:r>
          <w:rPr>
            <w:rFonts w:ascii="Times New Roman" w:eastAsia="Times New Roman" w:hAnsi="Times New Roman" w:cs="Times New Roman"/>
            <w:sz w:val="24"/>
            <w:szCs w:val="24"/>
            <w:lang w:val="en-US"/>
          </w:rPr>
          <w:t>]</w:t>
        </w:r>
      </w:ins>
      <w:commentRangeStart w:id="51"/>
      <w:del w:id="52" w:author="Bouzek,Heather K" w:date="2026-08-20T12:49:00Z" w16du:dateUtc="2026-08-20T17:49:00Z">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delInstrText xml:space="preserve"> ADDIN EN.CITE &lt;EndNote&gt;&lt;Cite&gt;&lt;Author&gt;Johnston&lt;/Author&gt;&lt;Year&gt;2019&lt;/Year&gt;&lt;RecNum&gt;8&lt;/RecNum&gt;&lt;DisplayText&gt;&lt;style face="superscript"&gt;1&lt;/style&gt;&lt;/DisplayText&gt;&lt;record&gt;&lt;rec-number&gt;8&lt;/rec-number&gt;&lt;foreign-keys&gt;&lt;key app="EN" db-id="srfawewxa92p9cetw98vz9a50wttfwevar9w" timestamp="1787243643"&gt;8&lt;/key&gt;&lt;/foreign-keys&gt;&lt;ref-type name="Journal Article"&gt;17&lt;/ref-type&gt;&lt;contributors&gt;&lt;authors&gt;&lt;author&gt;Johnston, Christopher D&lt;/author&gt;&lt;author&gt;Cotton, Sean L&lt;/author&gt;&lt;author&gt;Rittling, Susan R&lt;/author&gt;&lt;author&gt;Starr, Jacqueline R&lt;/author&gt;&lt;author&gt;Borisy, Gary G&lt;/author&gt;&lt;author&gt;Dewhirst, Floyd E&lt;/author&gt;&lt;author&gt;Lemon, Katherine P&lt;/author&gt;&lt;/authors&gt;&lt;/contributors&gt;&lt;titles&gt;&lt;title&gt;Systematic evasion of the restriction-modification barrier in bacteria&lt;/title&gt;&lt;secondary-title&gt;Proceedings of the National Academy of Sciences&lt;/secondary-title&gt;&lt;/titles&gt;&lt;pages&gt;11454-11459&lt;/pages&gt;&lt;volume&gt;116&lt;/volume&gt;&lt;number&gt;23&lt;/number&gt;&lt;dates&gt;&lt;year&gt;2019&lt;/year&gt;&lt;/dates&gt;&lt;isbn&gt;0027-8424&lt;/isbn&gt;&lt;urls&gt;&lt;/urls&gt;&lt;/record&gt;&lt;/Cite&gt;&lt;/EndNote&gt;</w:del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delText>1</w:delText>
        </w:r>
        <w:r>
          <w:rPr>
            <w:rFonts w:ascii="Times New Roman" w:eastAsia="Times New Roman" w:hAnsi="Times New Roman" w:cs="Times New Roman"/>
            <w:sz w:val="24"/>
            <w:szCs w:val="24"/>
            <w:lang w:val="en-US"/>
          </w:rPr>
          <w:fldChar w:fldCharType="end"/>
        </w:r>
        <w:commentRangeEnd w:id="51"/>
        <w:r>
          <w:rPr>
            <w:rStyle w:val="CommentReference"/>
            <w:rFonts w:ascii="Times New Roman" w:eastAsia="Times New Roman" w:hAnsi="Times New Roman" w:cs="Times New Roman"/>
            <w:sz w:val="24"/>
            <w:szCs w:val="24"/>
            <w:lang w:val="en-US"/>
          </w:rPr>
          <w:commentReference w:id="51"/>
        </w:r>
      </w:del>
      <w:r>
        <w:rPr>
          <w:rFonts w:ascii="Times New Roman" w:eastAsia="Times New Roman" w:hAnsi="Times New Roman" w:cs="Times New Roman"/>
          <w:sz w:val="24"/>
          <w:szCs w:val="24"/>
          <w:lang w:val="en-US"/>
        </w:rPr>
        <w:t xml:space="preserve">, a strategy </w:t>
      </w:r>
      <w:ins w:id="53" w:author="Bouzek,Heather K" w:date="2026-08-23T21:57:00Z" w16du:dateUtc="2026-08-24T02:57:00Z">
        <w:r>
          <w:rPr>
            <w:rFonts w:ascii="Times New Roman" w:eastAsia="Times New Roman" w:hAnsi="Times New Roman" w:cs="Times New Roman"/>
            <w:sz w:val="24"/>
            <w:szCs w:val="24"/>
            <w:lang w:val="en-US"/>
          </w:rPr>
          <w:t xml:space="preserve">for </w:t>
        </w:r>
      </w:ins>
      <w:del w:id="54" w:author="Bouzek,Heather K" w:date="2026-08-23T21:57:00Z" w16du:dateUtc="2026-08-24T02:57:00Z">
        <w:r>
          <w:rPr>
            <w:rFonts w:ascii="Times New Roman" w:eastAsia="Times New Roman" w:hAnsi="Times New Roman" w:cs="Times New Roman"/>
            <w:sz w:val="24"/>
            <w:szCs w:val="24"/>
            <w:lang w:val="en-US"/>
          </w:rPr>
          <w:delText xml:space="preserve">that </w:delText>
        </w:r>
      </w:del>
      <w:r>
        <w:rPr>
          <w:rFonts w:ascii="Times New Roman" w:eastAsia="Times New Roman" w:hAnsi="Times New Roman" w:cs="Times New Roman"/>
          <w:sz w:val="24"/>
          <w:szCs w:val="24"/>
          <w:lang w:val="en-US"/>
        </w:rPr>
        <w:t>adapt</w:t>
      </w:r>
      <w:ins w:id="55" w:author="Bouzek,Heather K" w:date="2026-08-23T21:57:00Z" w16du:dateUtc="2026-08-24T02:57:00Z">
        <w:r>
          <w:rPr>
            <w:rFonts w:ascii="Times New Roman" w:eastAsia="Times New Roman" w:hAnsi="Times New Roman" w:cs="Times New Roman"/>
            <w:sz w:val="24"/>
            <w:szCs w:val="24"/>
            <w:lang w:val="en-US"/>
          </w:rPr>
          <w:t>ing</w:t>
        </w:r>
      </w:ins>
      <w:del w:id="56" w:author="Bouzek,Heather K" w:date="2026-08-23T21:57:00Z" w16du:dateUtc="2026-08-24T02:57:00Z">
        <w:r>
          <w:rPr>
            <w:rFonts w:ascii="Times New Roman" w:eastAsia="Times New Roman" w:hAnsi="Times New Roman" w:cs="Times New Roman"/>
            <w:sz w:val="24"/>
            <w:szCs w:val="24"/>
            <w:lang w:val="en-US"/>
          </w:rPr>
          <w:delText>s</w:delText>
        </w:r>
      </w:del>
      <w:r>
        <w:rPr>
          <w:rFonts w:ascii="Times New Roman" w:eastAsia="Times New Roman" w:hAnsi="Times New Roman" w:cs="Times New Roman"/>
          <w:sz w:val="24"/>
          <w:szCs w:val="24"/>
          <w:lang w:val="en-US"/>
        </w:rPr>
        <w:t xml:space="preserve"> genetic tools to new </w:t>
      </w:r>
      <w:ins w:id="57" w:author="Bouzek,Heather K" w:date="2026-08-23T21:57:00Z" w16du:dateUtc="2026-08-24T02:57:00Z">
        <w:r>
          <w:rPr>
            <w:rFonts w:ascii="Times New Roman" w:eastAsia="Times New Roman" w:hAnsi="Times New Roman" w:cs="Times New Roman"/>
            <w:sz w:val="24"/>
            <w:szCs w:val="24"/>
            <w:lang w:val="en-US"/>
          </w:rPr>
          <w:t xml:space="preserve">bacterial </w:t>
        </w:r>
      </w:ins>
      <w:r>
        <w:rPr>
          <w:rFonts w:ascii="Times New Roman" w:eastAsia="Times New Roman" w:hAnsi="Times New Roman" w:cs="Times New Roman"/>
          <w:sz w:val="24"/>
          <w:szCs w:val="24"/>
          <w:lang w:val="en-US"/>
        </w:rPr>
        <w:t xml:space="preserve">hosts by </w:t>
      </w:r>
      <w:del w:id="58" w:author="Bouzek,Heather K" w:date="2026-08-20T11:37:00Z" w16du:dateUtc="2026-08-20T16:37:00Z">
        <w:r>
          <w:rPr>
            <w:rFonts w:ascii="Times New Roman" w:eastAsia="Times New Roman" w:hAnsi="Times New Roman" w:cs="Times New Roman"/>
            <w:sz w:val="24"/>
            <w:szCs w:val="24"/>
            <w:lang w:val="en-US"/>
          </w:rPr>
          <w:delText xml:space="preserve">removing </w:delText>
        </w:r>
      </w:del>
      <w:ins w:id="59" w:author="Bouzek,Heather K" w:date="2026-08-23T21:57:00Z" w16du:dateUtc="2026-08-24T02:57:00Z">
        <w:r>
          <w:rPr>
            <w:rFonts w:ascii="Times New Roman" w:eastAsia="Times New Roman" w:hAnsi="Times New Roman" w:cs="Times New Roman"/>
            <w:sz w:val="24"/>
            <w:szCs w:val="24"/>
            <w:lang w:val="en-US"/>
          </w:rPr>
          <w:t>removing</w:t>
        </w:r>
      </w:ins>
      <w:ins w:id="60" w:author="Bouzek,Heather K" w:date="2026-08-20T11:37:00Z" w16du:dateUtc="2026-08-20T16:37:00Z">
        <w:r>
          <w:rPr>
            <w:rFonts w:ascii="Times New Roman" w:eastAsia="Times New Roman" w:hAnsi="Times New Roman" w:cs="Times New Roman"/>
            <w:sz w:val="24"/>
            <w:szCs w:val="24"/>
            <w:lang w:val="en-US"/>
          </w:rPr>
          <w:t xml:space="preserve"> </w:t>
        </w:r>
      </w:ins>
      <w:r>
        <w:rPr>
          <w:rFonts w:ascii="Times New Roman" w:eastAsia="Times New Roman" w:hAnsi="Times New Roman" w:cs="Times New Roman"/>
          <w:sz w:val="24"/>
          <w:szCs w:val="24"/>
          <w:lang w:val="en-US"/>
        </w:rPr>
        <w:t xml:space="preserve">RM target </w:t>
      </w:r>
      <w:del w:id="61" w:author="Bouzek,Heather K" w:date="2026-08-23T23:58:00Z" w16du:dateUtc="2026-08-24T04:58:00Z">
        <w:r>
          <w:rPr>
            <w:rFonts w:ascii="Times New Roman" w:eastAsia="Times New Roman" w:hAnsi="Times New Roman" w:cs="Times New Roman"/>
            <w:sz w:val="24"/>
            <w:szCs w:val="24"/>
            <w:lang w:val="en-US"/>
          </w:rPr>
          <w:delText>motifs</w:delText>
        </w:r>
      </w:del>
      <w:ins w:id="62" w:author="Bouzek,Heather K" w:date="2026-08-23T23:58:00Z" w16du:dateUtc="2026-08-24T04:58:00Z">
        <w:r>
          <w:rPr>
            <w:rFonts w:ascii="Times New Roman" w:eastAsia="Times New Roman" w:hAnsi="Times New Roman" w:cs="Times New Roman"/>
            <w:sz w:val="24"/>
            <w:szCs w:val="24"/>
            <w:lang w:val="en-US"/>
          </w:rPr>
          <w:t>motif</w:t>
        </w:r>
      </w:ins>
      <w:r>
        <w:rPr>
          <w:rFonts w:ascii="Times New Roman" w:eastAsia="Times New Roman" w:hAnsi="Times New Roman" w:cs="Times New Roman"/>
          <w:sz w:val="24"/>
          <w:szCs w:val="24"/>
          <w:lang w:val="en-US"/>
        </w:rPr>
        <w:t xml:space="preserve"> from their sequences</w:t>
      </w:r>
      <w:del w:id="63" w:author="Bouzek,Heather K" w:date="2026-08-23T21:58:00Z" w16du:dateUtc="2026-08-24T02:58:00Z">
        <w:r>
          <w:rPr>
            <w:rFonts w:ascii="Times New Roman" w:eastAsia="Times New Roman" w:hAnsi="Times New Roman" w:cs="Times New Roman"/>
            <w:sz w:val="24"/>
            <w:szCs w:val="24"/>
            <w:lang w:val="en-US"/>
          </w:rPr>
          <w:delText xml:space="preserve"> to create RM-silent constructs</w:delText>
        </w:r>
      </w:del>
      <w:r>
        <w:rPr>
          <w:rFonts w:ascii="Times New Roman" w:eastAsia="Times New Roman" w:hAnsi="Times New Roman" w:cs="Times New Roman"/>
          <w:sz w:val="24"/>
          <w:szCs w:val="24"/>
          <w:lang w:val="en-US"/>
        </w:rPr>
        <w:t>.</w:t>
      </w:r>
      <w:ins w:id="64" w:author="Bouzek,Heather K" w:date="2026-08-23T22:01:00Z" w16du:dateUtc="2026-08-24T03:01:00Z">
        <w:r>
          <w:rPr>
            <w:rFonts w:ascii="Times New Roman" w:eastAsia="Times New Roman" w:hAnsi="Times New Roman" w:cs="Times New Roman"/>
            <w:sz w:val="24"/>
            <w:szCs w:val="24"/>
            <w:lang w:val="en-US"/>
          </w:rPr>
          <w:t xml:space="preserve"> </w:t>
        </w:r>
      </w:ins>
      <w:del w:id="65" w:author="Bouzek,Heather K" w:date="2026-08-23T22:00:00Z" w16du:dateUtc="2026-08-24T03:00:00Z">
        <w:r>
          <w:rPr>
            <w:rFonts w:ascii="Times New Roman" w:eastAsia="Times New Roman" w:hAnsi="Times New Roman" w:cs="Times New Roman"/>
            <w:sz w:val="24"/>
            <w:szCs w:val="24"/>
            <w:lang w:val="en-US"/>
          </w:rPr>
          <w:delText xml:space="preserve"> </w:delText>
        </w:r>
      </w:del>
      <w:del w:id="66" w:author="Bouzek,Heather K" w:date="2026-08-23T22:01:00Z" w16du:dateUtc="2026-08-24T03:01:00Z">
        <w:r>
          <w:rPr>
            <w:rFonts w:ascii="Times New Roman" w:eastAsia="Times New Roman" w:hAnsi="Times New Roman" w:cs="Times New Roman"/>
            <w:sz w:val="24"/>
            <w:szCs w:val="24"/>
            <w:lang w:val="en-US"/>
          </w:rPr>
          <w:delText xml:space="preserve">However, designing such constructs required manual identification and editing of RM target sites. </w:delText>
        </w:r>
      </w:del>
      <w:r>
        <w:rPr>
          <w:rFonts w:ascii="Times New Roman" w:eastAsia="Times New Roman" w:hAnsi="Times New Roman" w:cs="Times New Roman"/>
          <w:sz w:val="24"/>
          <w:szCs w:val="24"/>
          <w:lang w:val="en-US"/>
        </w:rPr>
        <w:t xml:space="preserve">Here we introduce SyToGen (SyngenicDNA Tool Generator), an open-source computational framework that automates RM-silencing using bacterial methylome and genome information. </w:t>
      </w:r>
      <w:ins w:id="67" w:author="Bouzek,Heather K" w:date="2026-08-23T22:03:00Z" w16du:dateUtc="2026-08-24T03:03:00Z">
        <w:r>
          <w:rPr>
            <w:rFonts w:ascii="Times New Roman" w:eastAsia="Times New Roman" w:hAnsi="Times New Roman" w:cs="Times New Roman"/>
            <w:sz w:val="24"/>
            <w:szCs w:val="24"/>
            <w:lang w:val="en-US"/>
          </w:rPr>
          <w:t>SyToGen integrates host-specific RM motif profiles, codon-use preferences, annotation-aw</w:t>
        </w:r>
      </w:ins>
      <w:ins w:id="68" w:author="Bouzek,Heather K" w:date="2026-08-23T22:04:00Z" w16du:dateUtc="2026-08-24T03:04:00Z">
        <w:r>
          <w:rPr>
            <w:rFonts w:ascii="Times New Roman" w:eastAsia="Times New Roman" w:hAnsi="Times New Roman" w:cs="Times New Roman"/>
            <w:sz w:val="24"/>
            <w:szCs w:val="24"/>
            <w:lang w:val="en-US"/>
          </w:rPr>
          <w:t>are sequence protection, topology-aware motif detection, iterative sequence optimization, whole-construct validation and optional assem</w:t>
        </w:r>
      </w:ins>
      <w:ins w:id="69" w:author="Bouzek,Heather K" w:date="2026-08-23T22:05:00Z" w16du:dateUtc="2026-08-24T03:05:00Z">
        <w:r>
          <w:rPr>
            <w:rFonts w:ascii="Times New Roman" w:eastAsia="Times New Roman" w:hAnsi="Times New Roman" w:cs="Times New Roman"/>
            <w:sz w:val="24"/>
            <w:szCs w:val="24"/>
            <w:lang w:val="en-US"/>
          </w:rPr>
          <w:t>bly planning. W</w:t>
        </w:r>
      </w:ins>
      <w:del w:id="70" w:author="Bouzek,Heather K" w:date="2026-08-23T22:05:00Z" w16du:dateUtc="2026-08-24T03:05:00Z">
        <w:r>
          <w:rPr>
            <w:rFonts w:ascii="Times New Roman" w:eastAsia="Times New Roman" w:hAnsi="Times New Roman" w:cs="Times New Roman"/>
            <w:sz w:val="24"/>
            <w:szCs w:val="24"/>
            <w:lang w:val="en-US"/>
          </w:rPr>
          <w:delText>As a stringent demonstration of scalability, w</w:delText>
        </w:r>
      </w:del>
      <w:r>
        <w:rPr>
          <w:rFonts w:ascii="Times New Roman" w:eastAsia="Times New Roman" w:hAnsi="Times New Roman" w:cs="Times New Roman"/>
          <w:sz w:val="24"/>
          <w:szCs w:val="24"/>
          <w:lang w:val="en-US"/>
        </w:rPr>
        <w:t>e applied SyToGen to design a</w:t>
      </w:r>
      <w:ins w:id="71" w:author="Bouzek,Heather K" w:date="2026-08-20T12:50:00Z" w16du:dateUtc="2026-08-20T17:50:00Z">
        <w:r>
          <w:rPr>
            <w:rFonts w:ascii="Times New Roman" w:eastAsia="Times New Roman" w:hAnsi="Times New Roman" w:cs="Times New Roman"/>
            <w:sz w:val="24"/>
            <w:szCs w:val="24"/>
            <w:lang w:val="en-US"/>
          </w:rPr>
          <w:t xml:space="preserve">n optimized </w:t>
        </w:r>
      </w:ins>
      <w:del w:id="72" w:author="Bouzek,Heather K" w:date="2026-08-20T12:50:00Z" w16du:dateUtc="2026-08-20T17:50:00Z">
        <w:r>
          <w:rPr>
            <w:rFonts w:ascii="Times New Roman" w:eastAsia="Times New Roman" w:hAnsi="Times New Roman" w:cs="Times New Roman"/>
            <w:sz w:val="24"/>
            <w:szCs w:val="24"/>
            <w:lang w:val="en-US"/>
          </w:rPr>
          <w:delText xml:space="preserve"> minimized </w:delText>
        </w:r>
      </w:del>
      <w:r>
        <w:rPr>
          <w:rFonts w:ascii="Times New Roman" w:eastAsia="Times New Roman" w:hAnsi="Times New Roman" w:cs="Times New Roman"/>
          <w:sz w:val="24"/>
          <w:szCs w:val="24"/>
          <w:lang w:val="en-US"/>
        </w:rPr>
        <w:t>plasmid backbone compatible with the RM landscape</w:t>
      </w:r>
      <w:ins w:id="73" w:author="Bouzek,Heather K" w:date="2026-08-23T22:06:00Z" w16du:dateUtc="2026-08-24T03:06:00Z">
        <w:r>
          <w:rPr>
            <w:rFonts w:ascii="Times New Roman" w:eastAsia="Times New Roman" w:hAnsi="Times New Roman" w:cs="Times New Roman"/>
            <w:sz w:val="24"/>
            <w:szCs w:val="24"/>
            <w:lang w:val="en-US"/>
          </w:rPr>
          <w:t>s</w:t>
        </w:r>
      </w:ins>
      <w:del w:id="74" w:author="Bouzek,Heather K" w:date="2026-08-20T12:51:00Z" w16du:dateUtc="2026-08-20T17:51:00Z">
        <w:r>
          <w:rPr>
            <w:rFonts w:ascii="Times New Roman" w:eastAsia="Times New Roman" w:hAnsi="Times New Roman" w:cs="Times New Roman"/>
            <w:sz w:val="24"/>
            <w:szCs w:val="24"/>
            <w:lang w:val="en-US"/>
          </w:rPr>
          <w:delText>s</w:delText>
        </w:r>
      </w:del>
      <w:r>
        <w:rPr>
          <w:rFonts w:ascii="Times New Roman" w:eastAsia="Times New Roman" w:hAnsi="Times New Roman" w:cs="Times New Roman"/>
          <w:sz w:val="24"/>
          <w:szCs w:val="24"/>
          <w:lang w:val="en-US"/>
        </w:rPr>
        <w:t xml:space="preserve"> of </w:t>
      </w:r>
      <w:ins w:id="75" w:author="Bouzek,Heather K" w:date="2026-08-23T22:05:00Z" w16du:dateUtc="2026-08-24T03:05:00Z">
        <w:r>
          <w:rPr>
            <w:rFonts w:ascii="Times New Roman" w:eastAsia="Times New Roman" w:hAnsi="Times New Roman" w:cs="Times New Roman"/>
            <w:sz w:val="24"/>
            <w:szCs w:val="24"/>
            <w:lang w:val="en-US"/>
          </w:rPr>
          <w:t>183</w:t>
        </w:r>
      </w:ins>
      <w:del w:id="76" w:author="Bouzek,Heather K" w:date="2026-08-23T22:05:00Z" w16du:dateUtc="2026-08-24T03:05:00Z">
        <w:r>
          <w:rPr>
            <w:rFonts w:ascii="Times New Roman" w:eastAsia="Times New Roman" w:hAnsi="Times New Roman" w:cs="Times New Roman"/>
            <w:sz w:val="24"/>
            <w:szCs w:val="24"/>
            <w:highlight w:val="yellow"/>
            <w:lang w:val="en-US"/>
            <w:rPrChange w:id="77" w:author="Bouzek,Heather K" w:date="2026-08-20T12:51:00Z" w16du:dateUtc="2026-08-20T17:51:00Z">
              <w:rPr>
                <w:rFonts w:ascii="Times New Roman" w:eastAsia="Times New Roman" w:hAnsi="Times New Roman" w:cs="Times New Roman"/>
                <w:sz w:val="24"/>
                <w:szCs w:val="24"/>
                <w:lang w:val="en-US"/>
              </w:rPr>
            </w:rPrChange>
          </w:rPr>
          <w:delText xml:space="preserve">more than </w:delText>
        </w:r>
        <w:r>
          <w:rPr>
            <w:rFonts w:ascii="Times New Roman" w:eastAsia="Times New Roman" w:hAnsi="Times New Roman" w:cs="Times New Roman"/>
            <w:sz w:val="24"/>
            <w:szCs w:val="24"/>
            <w:highlight w:val="yellow"/>
            <w:lang w:val="en-US"/>
          </w:rPr>
          <w:delText>180</w:delText>
        </w:r>
      </w:del>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Staphylococcus aureus</w:t>
      </w:r>
      <w:r>
        <w:rPr>
          <w:rFonts w:ascii="Times New Roman" w:eastAsia="Times New Roman" w:hAnsi="Times New Roman" w:cs="Times New Roman"/>
          <w:sz w:val="24"/>
          <w:szCs w:val="24"/>
          <w:lang w:val="en-US"/>
        </w:rPr>
        <w:t xml:space="preserve"> isolates spanning </w:t>
      </w:r>
      <w:r>
        <w:rPr>
          <w:rFonts w:ascii="Times New Roman" w:eastAsia="Times New Roman" w:hAnsi="Times New Roman" w:cs="Times New Roman"/>
          <w:sz w:val="24"/>
          <w:szCs w:val="24"/>
          <w:highlight w:val="yellow"/>
          <w:lang w:val="en-US"/>
        </w:rPr>
        <w:t>21</w:t>
      </w:r>
      <w:r>
        <w:rPr>
          <w:rFonts w:ascii="Times New Roman" w:eastAsia="Times New Roman" w:hAnsi="Times New Roman" w:cs="Times New Roman"/>
          <w:sz w:val="24"/>
          <w:szCs w:val="24"/>
          <w:lang w:val="en-US"/>
        </w:rPr>
        <w:t xml:space="preserve"> clonal complexes. </w:t>
      </w:r>
      <w:ins w:id="78" w:author="Bouzek,Heather K" w:date="2026-08-23T22:06:00Z" w16du:dateUtc="2026-08-24T03:06:00Z">
        <w:r>
          <w:rPr>
            <w:rFonts w:ascii="Times New Roman" w:eastAsia="Times New Roman" w:hAnsi="Times New Roman" w:cs="Times New Roman"/>
            <w:sz w:val="24"/>
            <w:szCs w:val="24"/>
            <w:lang w:val="en-US"/>
          </w:rPr>
          <w:t>The resu</w:t>
        </w:r>
      </w:ins>
      <w:ins w:id="79" w:author="Bouzek,Heather K" w:date="2026-08-23T22:07:00Z" w16du:dateUtc="2026-08-24T03:07:00Z">
        <w:r>
          <w:rPr>
            <w:rFonts w:ascii="Times New Roman" w:eastAsia="Times New Roman" w:hAnsi="Times New Roman" w:cs="Times New Roman"/>
            <w:sz w:val="24"/>
            <w:szCs w:val="24"/>
            <w:lang w:val="en-US"/>
          </w:rPr>
          <w:t>lting pScoutSynX construct eliminated 29 of 30 Type I, II and III mot</w:t>
        </w:r>
      </w:ins>
      <w:ins w:id="80" w:author="Bouzek,Heather K" w:date="2026-08-23T22:08:00Z" w16du:dateUtc="2026-08-24T03:08:00Z">
        <w:r>
          <w:rPr>
            <w:rFonts w:ascii="Times New Roman" w:eastAsia="Times New Roman" w:hAnsi="Times New Roman" w:cs="Times New Roman"/>
            <w:sz w:val="24"/>
            <w:szCs w:val="24"/>
            <w:lang w:val="en-US"/>
          </w:rPr>
          <w:t xml:space="preserve">if classes remaining after plasmid minimization, while preserving functions required for </w:t>
        </w:r>
        <w:r>
          <w:rPr>
            <w:rFonts w:ascii="Times New Roman" w:eastAsia="Times New Roman" w:hAnsi="Times New Roman" w:cs="Times New Roman"/>
            <w:i/>
            <w:iCs/>
            <w:sz w:val="24"/>
            <w:szCs w:val="24"/>
            <w:lang w:val="en-US"/>
            <w:rPrChange w:id="81" w:author="Bouzek,Heather K" w:date="2026-08-23T22:09:00Z" w16du:dateUtc="2026-08-24T03:09:00Z">
              <w:rPr>
                <w:rFonts w:ascii="Times New Roman" w:eastAsia="Times New Roman" w:hAnsi="Times New Roman" w:cs="Times New Roman"/>
                <w:sz w:val="24"/>
                <w:szCs w:val="24"/>
                <w:lang w:val="en-US"/>
              </w:rPr>
            </w:rPrChange>
          </w:rPr>
          <w:t>Staphylococcus</w:t>
        </w:r>
        <w:r>
          <w:rPr>
            <w:rFonts w:ascii="Times New Roman" w:eastAsia="Times New Roman" w:hAnsi="Times New Roman" w:cs="Times New Roman"/>
            <w:sz w:val="24"/>
            <w:szCs w:val="24"/>
            <w:lang w:val="en-US"/>
          </w:rPr>
          <w:t xml:space="preserve"> replication and selection.</w:t>
        </w:r>
      </w:ins>
      <w:ins w:id="82" w:author="Bouzek,Heather K" w:date="2026-08-23T22:10:00Z" w16du:dateUtc="2026-08-24T03:10:00Z">
        <w:r>
          <w:rPr>
            <w:rFonts w:ascii="Times New Roman" w:eastAsia="Times New Roman" w:hAnsi="Times New Roman" w:cs="Times New Roman"/>
            <w:sz w:val="24"/>
            <w:szCs w:val="24"/>
            <w:lang w:val="en-US"/>
          </w:rPr>
          <w:t xml:space="preserve"> </w:t>
        </w:r>
      </w:ins>
      <w:ins w:id="83" w:author="Bouzek,Heather K" w:date="2026-08-23T22:10:00Z">
        <w:r>
          <w:rPr>
            <w:rFonts w:ascii="Times New Roman" w:eastAsia="Times New Roman" w:hAnsi="Times New Roman" w:cs="Times New Roman"/>
            <w:sz w:val="24"/>
            <w:szCs w:val="24"/>
            <w:lang w:val="en-US"/>
          </w:rPr>
          <w:t>In</w:t>
        </w:r>
        <w:r>
          <w:rPr>
            <w:rFonts w:ascii="Times New Roman" w:eastAsia="Times New Roman" w:hAnsi="Times New Roman" w:cs="Times New Roman"/>
            <w:i/>
            <w:iCs/>
            <w:sz w:val="24"/>
            <w:szCs w:val="24"/>
            <w:lang w:val="en-US"/>
            <w:rPrChange w:id="84" w:author="Bouzek,Heather K" w:date="2026-08-23T22:10:00Z" w16du:dateUtc="2026-08-24T03:10:00Z">
              <w:rPr>
                <w:rFonts w:ascii="Times New Roman" w:eastAsia="Times New Roman" w:hAnsi="Times New Roman" w:cs="Times New Roman"/>
                <w:sz w:val="24"/>
                <w:szCs w:val="24"/>
                <w:lang w:val="en-US"/>
              </w:rPr>
            </w:rPrChange>
          </w:rPr>
          <w:t xml:space="preserve"> S. aureus</w:t>
        </w:r>
      </w:ins>
      <w:ins w:id="85" w:author="Bouzek,Heather K" w:date="2026-08-23T22:10:00Z" w16du:dateUtc="2026-08-24T03:10:00Z">
        <w:r>
          <w:rPr>
            <w:rFonts w:ascii="Times New Roman" w:eastAsia="Times New Roman" w:hAnsi="Times New Roman" w:cs="Times New Roman"/>
            <w:sz w:val="24"/>
            <w:szCs w:val="24"/>
            <w:lang w:val="en-US"/>
          </w:rPr>
          <w:t xml:space="preserve"> strain</w:t>
        </w:r>
      </w:ins>
      <w:ins w:id="86" w:author="Bouzek,Heather K" w:date="2026-08-23T22:10:00Z">
        <w:r>
          <w:rPr>
            <w:rFonts w:ascii="Times New Roman" w:eastAsia="Times New Roman" w:hAnsi="Times New Roman" w:cs="Times New Roman"/>
            <w:sz w:val="24"/>
            <w:szCs w:val="24"/>
            <w:lang w:val="en-US"/>
          </w:rPr>
          <w:t xml:space="preserve"> JE2, pScoutSynX increased transformation efficiency approximately 1,200-fold relative to pEPSA5. In previously intractable wild-type </w:t>
        </w:r>
        <w:r>
          <w:rPr>
            <w:rFonts w:ascii="Times New Roman" w:eastAsia="Times New Roman" w:hAnsi="Times New Roman" w:cs="Times New Roman"/>
            <w:i/>
            <w:iCs/>
            <w:sz w:val="24"/>
            <w:szCs w:val="24"/>
            <w:lang w:val="en-US"/>
            <w:rPrChange w:id="87" w:author="Bouzek,Heather K" w:date="2026-08-23T22:11:00Z" w16du:dateUtc="2026-08-24T03:11:00Z">
              <w:rPr>
                <w:rFonts w:ascii="Times New Roman" w:eastAsia="Times New Roman" w:hAnsi="Times New Roman" w:cs="Times New Roman"/>
                <w:sz w:val="24"/>
                <w:szCs w:val="24"/>
                <w:lang w:val="en-US"/>
              </w:rPr>
            </w:rPrChange>
          </w:rPr>
          <w:t xml:space="preserve">S. aureus </w:t>
        </w:r>
        <w:r>
          <w:rPr>
            <w:rFonts w:ascii="Times New Roman" w:eastAsia="Times New Roman" w:hAnsi="Times New Roman" w:cs="Times New Roman"/>
            <w:sz w:val="24"/>
            <w:szCs w:val="24"/>
            <w:lang w:val="en-US"/>
          </w:rPr>
          <w:t>UAMS-1, an RM-silent vector enabled iterative optimization of transformation conditions to achieve efficiencies of approximately 10^7 CFU/µg without genetic modification of the recipient strain.</w:t>
        </w:r>
      </w:ins>
      <w:ins w:id="88" w:author="Bouzek,Heather K" w:date="2026-08-23T22:11:00Z" w16du:dateUtc="2026-08-24T03:11:00Z">
        <w:r>
          <w:rPr>
            <w:rFonts w:ascii="Times New Roman" w:eastAsia="Times New Roman" w:hAnsi="Times New Roman" w:cs="Times New Roman"/>
            <w:sz w:val="24"/>
            <w:szCs w:val="24"/>
            <w:lang w:val="en-US"/>
          </w:rPr>
          <w:t xml:space="preserve"> </w:t>
        </w:r>
      </w:ins>
      <w:del w:id="89" w:author="Bouzek,Heather K" w:date="2026-08-23T22:11:00Z" w16du:dateUtc="2026-08-24T03:11:00Z">
        <w:r>
          <w:rPr>
            <w:rFonts w:ascii="Times New Roman" w:eastAsia="Times New Roman" w:hAnsi="Times New Roman" w:cs="Times New Roman"/>
            <w:sz w:val="24"/>
            <w:szCs w:val="24"/>
          </w:rPr>
          <w:delText xml:space="preserve">Experimental validation demonstrated that RM-silent constructs enabled genetic entry into the previously intractable </w:delText>
        </w:r>
        <w:r>
          <w:rPr>
            <w:rFonts w:ascii="Times New Roman" w:eastAsia="Times New Roman" w:hAnsi="Times New Roman" w:cs="Times New Roman"/>
            <w:i/>
            <w:iCs/>
            <w:sz w:val="24"/>
            <w:szCs w:val="24"/>
          </w:rPr>
          <w:delText>S. aureus</w:delText>
        </w:r>
        <w:r>
          <w:rPr>
            <w:rFonts w:ascii="Times New Roman" w:eastAsia="Times New Roman" w:hAnsi="Times New Roman" w:cs="Times New Roman"/>
            <w:sz w:val="24"/>
            <w:szCs w:val="24"/>
          </w:rPr>
          <w:delText xml:space="preserve"> strain UAMS-1, providing </w:delText>
        </w:r>
      </w:del>
      <w:del w:id="90" w:author="Bouzek,Heather K" w:date="2026-08-20T13:24:00Z" w16du:dateUtc="2026-08-20T18:24:00Z">
        <w:r>
          <w:rPr>
            <w:rFonts w:ascii="Times New Roman" w:eastAsia="Times New Roman" w:hAnsi="Times New Roman" w:cs="Times New Roman"/>
            <w:sz w:val="24"/>
            <w:szCs w:val="24"/>
          </w:rPr>
          <w:delText xml:space="preserve">a foundation for </w:delText>
        </w:r>
      </w:del>
      <w:del w:id="91" w:author="Bouzek,Heather K" w:date="2026-08-20T12:57:00Z" w16du:dateUtc="2026-08-20T17:57:00Z">
        <w:r>
          <w:rPr>
            <w:rFonts w:ascii="Times New Roman" w:eastAsia="Times New Roman" w:hAnsi="Times New Roman" w:cs="Times New Roman"/>
            <w:sz w:val="24"/>
            <w:szCs w:val="24"/>
          </w:rPr>
          <w:delText>subsequent optimization of strain-specific</w:delText>
        </w:r>
      </w:del>
      <w:del w:id="92" w:author="Bouzek,Heather K" w:date="2026-08-23T22:11:00Z" w16du:dateUtc="2026-08-24T03:11:00Z">
        <w:r>
          <w:rPr>
            <w:rFonts w:ascii="Times New Roman" w:eastAsia="Times New Roman" w:hAnsi="Times New Roman" w:cs="Times New Roman"/>
            <w:sz w:val="24"/>
            <w:szCs w:val="24"/>
          </w:rPr>
          <w:delText xml:space="preserve"> </w:delText>
        </w:r>
      </w:del>
      <w:del w:id="93" w:author="Bouzek,Heather K" w:date="2026-08-20T12:57:00Z" w16du:dateUtc="2026-08-20T17:57:00Z">
        <w:r>
          <w:rPr>
            <w:rFonts w:ascii="Times New Roman" w:eastAsia="Times New Roman" w:hAnsi="Times New Roman" w:cs="Times New Roman"/>
            <w:sz w:val="24"/>
            <w:szCs w:val="24"/>
          </w:rPr>
          <w:delText>transformation procedures</w:delText>
        </w:r>
      </w:del>
      <w:del w:id="94" w:author="Bouzek,Heather K" w:date="2026-08-23T22:11:00Z" w16du:dateUtc="2026-08-24T03:11:00Z">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Th</w:t>
      </w:r>
      <w:ins w:id="95" w:author="Bouzek,Heather K" w:date="2026-08-23T22:11:00Z" w16du:dateUtc="2026-08-24T03:11:00Z">
        <w:r>
          <w:rPr>
            <w:rFonts w:ascii="Times New Roman" w:eastAsia="Times New Roman" w:hAnsi="Times New Roman" w:cs="Times New Roman"/>
            <w:sz w:val="24"/>
            <w:szCs w:val="24"/>
          </w:rPr>
          <w:t>e</w:t>
        </w:r>
      </w:ins>
      <w:del w:id="96" w:author="Bouzek,Heather K" w:date="2026-08-23T22:11:00Z" w16du:dateUtc="2026-08-24T03:11:00Z">
        <w:r>
          <w:rPr>
            <w:rFonts w:ascii="Times New Roman" w:eastAsia="Times New Roman" w:hAnsi="Times New Roman" w:cs="Times New Roman"/>
            <w:sz w:val="24"/>
            <w:szCs w:val="24"/>
          </w:rPr>
          <w:delText>is</w:delText>
        </w:r>
      </w:del>
      <w:r>
        <w:rPr>
          <w:rFonts w:ascii="Times New Roman" w:eastAsia="Times New Roman" w:hAnsi="Times New Roman" w:cs="Times New Roman"/>
          <w:sz w:val="24"/>
          <w:szCs w:val="24"/>
        </w:rPr>
        <w:t xml:space="preserve"> optimized workflow </w:t>
      </w:r>
      <w:ins w:id="97" w:author="Bouzek,Heather K" w:date="2026-08-23T22:13:00Z" w16du:dateUtc="2026-08-24T03:13:00Z">
        <w:r>
          <w:rPr>
            <w:rFonts w:ascii="Times New Roman" w:eastAsia="Times New Roman" w:hAnsi="Times New Roman" w:cs="Times New Roman"/>
            <w:sz w:val="24"/>
            <w:szCs w:val="24"/>
          </w:rPr>
          <w:t xml:space="preserve">subsequently </w:t>
        </w:r>
      </w:ins>
      <w:del w:id="98" w:author="Bouzek,Heather K" w:date="2026-08-20T13:26:00Z" w16du:dateUtc="2026-08-20T18:26:00Z">
        <w:r>
          <w:rPr>
            <w:rFonts w:ascii="Times New Roman" w:eastAsia="Times New Roman" w:hAnsi="Times New Roman" w:cs="Times New Roman"/>
            <w:sz w:val="24"/>
            <w:szCs w:val="24"/>
          </w:rPr>
          <w:delText>subsequently supported introduction</w:delText>
        </w:r>
      </w:del>
      <w:ins w:id="99" w:author="Bouzek,Heather K" w:date="2026-08-23T22:13:00Z" w16du:dateUtc="2026-08-24T03:13:00Z">
        <w:r>
          <w:rPr>
            <w:rFonts w:ascii="Times New Roman" w:eastAsia="Times New Roman" w:hAnsi="Times New Roman" w:cs="Times New Roman"/>
            <w:sz w:val="24"/>
            <w:szCs w:val="24"/>
          </w:rPr>
          <w:t>supported</w:t>
        </w:r>
      </w:ins>
      <w:r>
        <w:rPr>
          <w:rFonts w:ascii="Times New Roman" w:eastAsia="Times New Roman" w:hAnsi="Times New Roman" w:cs="Times New Roman"/>
          <w:sz w:val="24"/>
          <w:szCs w:val="24"/>
        </w:rPr>
        <w:t xml:space="preserve"> </w:t>
      </w:r>
      <w:ins w:id="100" w:author="Bouzek,Heather K" w:date="2026-08-20T13:26:00Z" w16du:dateUtc="2026-08-20T18:26:00Z">
        <w:r>
          <w:rPr>
            <w:rFonts w:ascii="Times New Roman" w:eastAsia="Times New Roman" w:hAnsi="Times New Roman" w:cs="Times New Roman"/>
            <w:sz w:val="24"/>
            <w:szCs w:val="24"/>
          </w:rPr>
          <w:t>transformation with</w:t>
        </w:r>
      </w:ins>
      <w:del w:id="101" w:author="Bouzek,Heather K" w:date="2026-08-20T13:26:00Z" w16du:dateUtc="2026-08-20T18:26:00Z">
        <w:r>
          <w:rPr>
            <w:rFonts w:ascii="Times New Roman" w:eastAsia="Times New Roman" w:hAnsi="Times New Roman" w:cs="Times New Roman"/>
            <w:sz w:val="24"/>
            <w:szCs w:val="24"/>
          </w:rPr>
          <w:delText>of</w:delText>
        </w:r>
      </w:del>
      <w:r>
        <w:rPr>
          <w:rFonts w:ascii="Times New Roman" w:eastAsia="Times New Roman" w:hAnsi="Times New Roman" w:cs="Times New Roman"/>
          <w:sz w:val="24"/>
          <w:szCs w:val="24"/>
        </w:rPr>
        <w:t xml:space="preserve"> </w:t>
      </w:r>
      <w:ins w:id="102" w:author="Bouzek,Heather K" w:date="2026-08-20T18:04:00Z" w16du:dateUtc="2026-08-20T23:04:00Z">
        <w:r>
          <w:rPr>
            <w:rFonts w:ascii="Times New Roman" w:eastAsia="Times New Roman" w:hAnsi="Times New Roman" w:cs="Times New Roman"/>
            <w:sz w:val="24"/>
            <w:szCs w:val="24"/>
          </w:rPr>
          <w:t>naïve (un</w:t>
        </w:r>
      </w:ins>
      <w:del w:id="103" w:author="Bouzek,Heather K" w:date="2026-08-20T18:04:00Z" w16du:dateUtc="2026-08-20T23:04:00Z">
        <w:r>
          <w:rPr>
            <w:rFonts w:ascii="Times New Roman" w:eastAsia="Times New Roman" w:hAnsi="Times New Roman" w:cs="Times New Roman"/>
            <w:sz w:val="24"/>
            <w:szCs w:val="24"/>
          </w:rPr>
          <w:delText>non-</w:delText>
        </w:r>
      </w:del>
      <w:r>
        <w:rPr>
          <w:rFonts w:ascii="Times New Roman" w:eastAsia="Times New Roman" w:hAnsi="Times New Roman" w:cs="Times New Roman"/>
          <w:sz w:val="24"/>
          <w:szCs w:val="24"/>
        </w:rPr>
        <w:t>edited</w:t>
      </w:r>
      <w:ins w:id="104" w:author="Bouzek,Heather K" w:date="2026-08-20T18:04:00Z" w16du:dateUtc="2026-08-20T23:04: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plasmids </w:t>
      </w:r>
      <w:ins w:id="105" w:author="Bouzek,Heather K" w:date="2026-08-23T22:14:00Z">
        <w:r>
          <w:rPr>
            <w:rFonts w:ascii="Times New Roman" w:eastAsia="Times New Roman" w:hAnsi="Times New Roman" w:cs="Times New Roman"/>
            <w:sz w:val="24"/>
            <w:szCs w:val="24"/>
            <w:lang w:val="en-US"/>
          </w:rPr>
          <w:t xml:space="preserve">and enabled introduction of a SyToGen-redesigned CRISPR-Cas </w:t>
        </w:r>
        <w:r>
          <w:rPr>
            <w:rFonts w:ascii="Times New Roman" w:eastAsia="Times New Roman" w:hAnsi="Times New Roman" w:cs="Times New Roman"/>
            <w:sz w:val="24"/>
            <w:szCs w:val="24"/>
            <w:lang w:val="en-US"/>
          </w:rPr>
          <w:lastRenderedPageBreak/>
          <w:t xml:space="preserve">construct. RM-silent vectors also enabled genetic entry into multiple </w:t>
        </w:r>
      </w:ins>
      <w:del w:id="106" w:author="Bouzek,Heather K" w:date="2026-08-23T22:14:00Z" w16du:dateUtc="2026-08-24T03:14:00Z">
        <w:r>
          <w:rPr>
            <w:rFonts w:ascii="Times New Roman" w:eastAsia="Times New Roman" w:hAnsi="Times New Roman" w:cs="Times New Roman"/>
            <w:sz w:val="24"/>
            <w:szCs w:val="24"/>
          </w:rPr>
          <w:delText>and restor</w:delText>
        </w:r>
      </w:del>
      <w:del w:id="107" w:author="Bouzek,Heather K" w:date="2026-08-20T13:27:00Z" w16du:dateUtc="2026-08-20T18:27:00Z">
        <w:r>
          <w:rPr>
            <w:rFonts w:ascii="Times New Roman" w:eastAsia="Times New Roman" w:hAnsi="Times New Roman" w:cs="Times New Roman"/>
            <w:sz w:val="24"/>
            <w:szCs w:val="24"/>
          </w:rPr>
          <w:delText>ation of transformation</w:delText>
        </w:r>
      </w:del>
      <w:del w:id="108" w:author="Bouzek,Heather K" w:date="2026-08-23T22:14:00Z" w16du:dateUtc="2026-08-24T03:14:00Z">
        <w:r>
          <w:rPr>
            <w:rFonts w:ascii="Times New Roman" w:eastAsia="Times New Roman" w:hAnsi="Times New Roman" w:cs="Times New Roman"/>
            <w:sz w:val="24"/>
            <w:szCs w:val="24"/>
          </w:rPr>
          <w:delText xml:space="preserve"> efficiencies sufficient for large CRISPR-based constructs</w:delText>
        </w:r>
        <w:r>
          <w:rPr>
            <w:rFonts w:ascii="Times New Roman" w:eastAsia="Times New Roman" w:hAnsi="Times New Roman" w:cs="Times New Roman"/>
            <w:sz w:val="24"/>
            <w:szCs w:val="24"/>
            <w:lang w:val="en-US"/>
          </w:rPr>
          <w:delText xml:space="preserve">. </w:delText>
        </w:r>
      </w:del>
      <w:del w:id="109" w:author="Bouzek,Heather K" w:date="2026-08-23T22:15:00Z" w16du:dateUtc="2026-08-24T03:15:00Z">
        <w:r>
          <w:rPr>
            <w:rFonts w:ascii="Times New Roman" w:eastAsia="Times New Roman" w:hAnsi="Times New Roman" w:cs="Times New Roman"/>
            <w:sz w:val="24"/>
            <w:szCs w:val="24"/>
            <w:lang w:val="en-US"/>
          </w:rPr>
          <w:delText xml:space="preserve">Furthermore, SyToGen designed vectors enabled genetic entry into multiple </w:delText>
        </w:r>
        <w:r>
          <w:rPr>
            <w:rFonts w:ascii="Times New Roman" w:hAnsi="Times New Roman" w:cs="Times New Roman"/>
            <w:sz w:val="24"/>
            <w:szCs w:val="24"/>
          </w:rPr>
          <w:delText xml:space="preserve">distinct </w:delText>
        </w:r>
      </w:del>
      <w:r>
        <w:rPr>
          <w:rFonts w:ascii="Times New Roman" w:hAnsi="Times New Roman" w:cs="Times New Roman"/>
          <w:i/>
          <w:iCs/>
          <w:sz w:val="24"/>
          <w:szCs w:val="24"/>
        </w:rPr>
        <w:t>Staphylococcus</w:t>
      </w:r>
      <w:r>
        <w:rPr>
          <w:rFonts w:ascii="Times New Roman" w:hAnsi="Times New Roman" w:cs="Times New Roman"/>
          <w:sz w:val="24"/>
          <w:szCs w:val="24"/>
        </w:rPr>
        <w:t xml:space="preserve"> species</w:t>
      </w:r>
      <w:r>
        <w:rPr>
          <w:rFonts w:ascii="Times New Roman" w:eastAsia="Times New Roman" w:hAnsi="Times New Roman" w:cs="Times New Roman"/>
          <w:sz w:val="24"/>
          <w:szCs w:val="24"/>
          <w:lang w:val="en-US"/>
        </w:rPr>
        <w:t xml:space="preserve"> lacking defined methylomes. Together, these findings establish SyToGen as a </w:t>
      </w:r>
      <w:del w:id="110" w:author="Bouzek,Heather K" w:date="2026-08-23T22:16:00Z" w16du:dateUtc="2026-08-24T03:16:00Z">
        <w:r>
          <w:rPr>
            <w:rFonts w:ascii="Times New Roman" w:eastAsia="Times New Roman" w:hAnsi="Times New Roman" w:cs="Times New Roman"/>
            <w:sz w:val="24"/>
            <w:szCs w:val="24"/>
            <w:lang w:val="en-US"/>
          </w:rPr>
          <w:delText xml:space="preserve">scalable </w:delText>
        </w:r>
      </w:del>
      <w:ins w:id="111" w:author="Bouzek,Heather K" w:date="2026-08-23T22:16:00Z" w16du:dateUtc="2026-08-24T03:16:00Z">
        <w:r>
          <w:rPr>
            <w:rFonts w:ascii="Times New Roman" w:eastAsia="Times New Roman" w:hAnsi="Times New Roman" w:cs="Times New Roman"/>
            <w:sz w:val="24"/>
            <w:szCs w:val="24"/>
            <w:lang w:val="en-US"/>
          </w:rPr>
          <w:t xml:space="preserve">practical </w:t>
        </w:r>
      </w:ins>
      <w:r>
        <w:rPr>
          <w:rFonts w:ascii="Times New Roman" w:eastAsia="Times New Roman" w:hAnsi="Times New Roman" w:cs="Times New Roman"/>
          <w:sz w:val="24"/>
          <w:szCs w:val="24"/>
          <w:lang w:val="en-US"/>
        </w:rPr>
        <w:t xml:space="preserve">framework </w:t>
      </w:r>
      <w:r>
        <w:rPr>
          <w:rFonts w:ascii="Times New Roman" w:eastAsia="Times New Roman" w:hAnsi="Times New Roman" w:cs="Times New Roman"/>
          <w:sz w:val="24"/>
          <w:szCs w:val="24"/>
        </w:rPr>
        <w:t>for</w:t>
      </w:r>
      <w:ins w:id="112" w:author="Bouzek,Heather K" w:date="2026-08-23T22:16:00Z" w16du:dateUtc="2026-08-24T03:16:00Z">
        <w:r>
          <w:rPr>
            <w:rFonts w:ascii="Times New Roman" w:eastAsia="Times New Roman" w:hAnsi="Times New Roman" w:cs="Times New Roman"/>
            <w:sz w:val="24"/>
            <w:szCs w:val="24"/>
          </w:rPr>
          <w:t xml:space="preserve"> converting host</w:t>
        </w:r>
      </w:ins>
      <w:r>
        <w:rPr>
          <w:rFonts w:ascii="Times New Roman" w:eastAsia="Times New Roman" w:hAnsi="Times New Roman" w:cs="Times New Roman"/>
          <w:sz w:val="24"/>
          <w:szCs w:val="24"/>
        </w:rPr>
        <w:t xml:space="preserve"> RM</w:t>
      </w:r>
      <w:ins w:id="113" w:author="Bouzek,Heather K" w:date="2026-08-23T22:16:00Z" w16du:dateUtc="2026-08-24T03:16:00Z">
        <w:r>
          <w:rPr>
            <w:rFonts w:ascii="Times New Roman" w:eastAsia="Times New Roman" w:hAnsi="Times New Roman" w:cs="Times New Roman"/>
            <w:sz w:val="24"/>
            <w:szCs w:val="24"/>
          </w:rPr>
          <w:t xml:space="preserve"> information into sequence-engineered</w:t>
        </w:r>
      </w:ins>
      <w:ins w:id="114" w:author="Bouzek,Heather K" w:date="2026-08-23T22:17:00Z" w16du:dateUtc="2026-08-24T03:17:00Z">
        <w:r>
          <w:rPr>
            <w:rFonts w:ascii="Times New Roman" w:eastAsia="Times New Roman" w:hAnsi="Times New Roman" w:cs="Times New Roman"/>
            <w:sz w:val="24"/>
            <w:szCs w:val="24"/>
          </w:rPr>
          <w:t xml:space="preserve"> genetic tools and for separaing RM-mediated restriction from other barriers to genetic tractability.</w:t>
        </w:r>
      </w:ins>
      <w:del w:id="115" w:author="Bouzek,Heather K" w:date="2026-08-23T22:16:00Z" w16du:dateUtc="2026-08-24T03:16:00Z">
        <w:r>
          <w:rPr>
            <w:rFonts w:ascii="Times New Roman" w:eastAsia="Times New Roman" w:hAnsi="Times New Roman" w:cs="Times New Roman"/>
            <w:sz w:val="24"/>
            <w:szCs w:val="24"/>
          </w:rPr>
          <w:delText>-silencing</w:delText>
        </w:r>
      </w:del>
      <w:del w:id="116" w:author="Bouzek,Heather K" w:date="2026-08-23T23:43:00Z" w16du:dateUtc="2026-08-24T04:43:00Z">
        <w:r>
          <w:rPr>
            <w:rFonts w:ascii="Times New Roman" w:eastAsia="Times New Roman" w:hAnsi="Times New Roman" w:cs="Times New Roman"/>
            <w:sz w:val="24"/>
            <w:szCs w:val="24"/>
          </w:rPr>
          <w:delText xml:space="preserve"> from individual strains to large bacterial collections</w:delText>
        </w:r>
        <w:r>
          <w:rPr>
            <w:rFonts w:ascii="Times New Roman" w:eastAsia="Times New Roman" w:hAnsi="Times New Roman" w:cs="Times New Roman"/>
            <w:sz w:val="24"/>
            <w:szCs w:val="24"/>
            <w:lang w:val="en-US"/>
          </w:rPr>
          <w:delText xml:space="preserve"> and demonstrate how </w:delText>
        </w:r>
        <w:r>
          <w:rPr>
            <w:rFonts w:ascii="Times New Roman" w:eastAsia="Times New Roman" w:hAnsi="Times New Roman" w:cs="Times New Roman"/>
            <w:sz w:val="24"/>
            <w:szCs w:val="24"/>
          </w:rPr>
          <w:delText>RM-silent constructs can facilitate the establishment of genetic systems in previously inaccessible bacteria</w:delText>
        </w:r>
        <w:r>
          <w:rPr>
            <w:rFonts w:ascii="Times New Roman" w:eastAsia="Times New Roman" w:hAnsi="Times New Roman" w:cs="Times New Roman"/>
            <w:sz w:val="24"/>
            <w:szCs w:val="24"/>
            <w:lang w:val="en-US"/>
          </w:rPr>
          <w:delText xml:space="preserve">. </w:delText>
        </w:r>
      </w:del>
    </w:p>
    <w:p w14:paraId="5BC65443" w14:textId="77777777" w:rsidR="00FE079F" w:rsidRPr="00AE68E8" w:rsidRDefault="00FE079F" w:rsidP="00FE079F">
      <w:pPr>
        <w:suppressLineNumbers/>
        <w:spacing w:line="480" w:lineRule="auto"/>
        <w:jc w:val="both"/>
        <w:rPr>
          <w:rFonts w:ascii="Times New Roman" w:eastAsia="Times New Roman" w:hAnsi="Times New Roman" w:cs="Times New Roman"/>
          <w:sz w:val="24"/>
          <w:szCs w:val="24"/>
          <w:lang w:val="en-US"/>
        </w:rPr>
      </w:pPr>
    </w:p>
    <w:p w14:paraId="39F45353" w14:textId="77777777" w:rsidR="00A17CC5" w:rsidRDefault="00A17CC5" w:rsidP="00C52DC8">
      <w:pPr>
        <w:spacing w:line="480" w:lineRule="auto"/>
        <w:jc w:val="both"/>
        <w:rPr>
          <w:ins w:id="117" w:author="Bouzek,Heather K" w:date="2026-08-23T23:44:00Z" w16du:dateUtc="2026-08-24T04:44:00Z"/>
          <w:rFonts w:ascii="Times New Roman" w:eastAsia="Times New Roman" w:hAnsi="Times New Roman" w:cs="Times New Roman"/>
          <w:b/>
          <w:bCs/>
          <w:sz w:val="24"/>
          <w:szCs w:val="24"/>
        </w:rPr>
      </w:pPr>
    </w:p>
    <w:p w14:paraId="57DDB975" w14:textId="1C81C878" w:rsidR="00800517" w:rsidDel="00800517" w:rsidRDefault="00800517" w:rsidP="00C52DC8">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w:t>
      </w:r>
    </w:p>
    <w:p w14:paraId="1B13217E" w14:textId="26F96AEE" w:rsidR="00D6157F" w:rsidRDefault="00E851E8" w:rsidP="00E851E8">
      <w:pPr>
        <w:spacing w:line="479"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Across microbiology, the ability to introduce and manipulate DNA remains fundamental to understanding and harnessing bacterial biology</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&lt;EndNote&gt;&lt;Cite&gt;&lt;Author&gt;Moon&lt;/Author&gt;&lt;Year&gt;2022&lt;/Year&gt;&lt;RecNum&gt;168&lt;/RecNum&gt;&lt;DisplayText&gt;&lt;style face="superscript"&gt;1,2&lt;/style&gt;&lt;/DisplayText&gt;&lt;record&gt;&lt;rec-number&gt;168&lt;/rec-number&gt;&lt;foreign-keys&gt;&lt;key app="EN" db-id="a2dwrpf27tdx0ie0a9uvve2ypf5xa9s0902d" timestamp="1781204754"&gt;168&lt;/key&gt;&lt;/foreign-keys&gt;&lt;ref-type name="Journal Article"&gt;17&lt;/ref-type&gt;&lt;contributors&gt;&lt;authors&gt;&lt;author&gt;Moon, Tae Seok&lt;/author&gt;&lt;/authors&gt;&lt;/contributors&gt;&lt;titles&gt;&lt;title&gt;SynMADE: synthetic microbiota across diverse ecosystems&lt;/title&gt;&lt;secondary-title&gt;Trends in Biotechnology&lt;/secondary-title&gt;&lt;/titles&gt;&lt;periodical&gt;&lt;full-title&gt;Trends in Biotechnology&lt;/full-title&gt;&lt;/periodical&gt;&lt;pages&gt;1405-1414&lt;/pages&gt;&lt;volume&gt;40&lt;/volume&gt;&lt;number&gt;12&lt;/number&gt;&lt;dates&gt;&lt;year&gt;2022&lt;/year&gt;&lt;/dates&gt;&lt;isbn&gt;0167-7799&lt;/isbn&gt;&lt;urls&gt;&lt;/urls&gt;&lt;/record&gt;&lt;/Cite&gt;&lt;Cite&gt;&lt;Author&gt;Shapiro&lt;/Author&gt;&lt;Year&gt;2018&lt;/Year&gt;&lt;RecNum&gt;171&lt;/RecNum&gt;&lt;record&gt;&lt;rec-number&gt;171&lt;/rec-number&gt;&lt;foreign-keys&gt;&lt;key app="EN" db-id="a2dwrpf27tdx0ie0a9uvve2ypf5xa9s0902d" timestamp="1781205477"&gt;171&lt;/key&gt;&lt;/foreign-keys&gt;&lt;ref-type name="Journal Article"&gt;17&lt;/ref-type&gt;&lt;contributors&gt;&lt;authors&gt;&lt;author&gt;Shapiro, Rebecca S&lt;/author&gt;&lt;author&gt;Chavez, Alejandro&lt;/author&gt;&lt;author&gt;Collins, James J&lt;/author&gt;&lt;/authors&gt;&lt;/contributors&gt;&lt;titles&gt;&lt;title&gt;CRISPR-based genomic tools for the manipulation of genetically intractable microorganisms&lt;/title&gt;&lt;secondary-title&gt;Nature Reviews Microbiology&lt;/secondary-title&gt;&lt;/titles&gt;&lt;periodical&gt;&lt;full-title&gt;Nature Reviews Microbiology&lt;/full-title&gt;&lt;/periodical&gt;&lt;pages&gt;333-339&lt;/pages&gt;&lt;volume&gt;16&lt;/volume&gt;&lt;number&gt;6&lt;/number&gt;&lt;dates&gt;&lt;year&gt;2018&lt;/year&gt;&lt;/dates&gt;&lt;isbn&gt;1740-1526&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1,2</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Yet, </w:t>
      </w:r>
      <w:r>
        <w:rPr>
          <w:rFonts w:ascii="Times New Roman" w:eastAsia="Times New Roman" w:hAnsi="Times New Roman" w:cs="Times New Roman"/>
          <w:sz w:val="24"/>
          <w:szCs w:val="24"/>
        </w:rPr>
        <w:t>despite rapid advances in</w:t>
      </w:r>
      <w:r>
        <w:rPr>
          <w:rFonts w:ascii="Times New Roman" w:eastAsia="Times New Roman" w:hAnsi="Times New Roman" w:cs="Times New Roman"/>
          <w:sz w:val="24"/>
          <w:szCs w:val="24"/>
          <w:lang w:val="en-US"/>
        </w:rPr>
        <w:t xml:space="preserve"> genome editing</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&lt;EndNote&gt;&lt;Cite&gt;&lt;Author&gt;Barrangou&lt;/Author&gt;&lt;Year&gt;2016&lt;/Year&gt;&lt;RecNum&gt;148&lt;/RecNum&gt;&lt;DisplayText&gt;&lt;style face="superscript"&gt;3&lt;/style&gt;&lt;/DisplayText&gt;&lt;record&gt;&lt;rec-number&gt;148&lt;/rec-number&gt;&lt;foreign-keys&gt;&lt;key app="EN" db-id="a2dwrpf27tdx0ie0a9uvve2ypf5xa9s0902d" timestamp="1781194854"&gt;148&lt;/key&gt;&lt;/foreign-keys&gt;&lt;ref-type name="Journal Article"&gt;17&lt;/ref-type&gt;&lt;contributors&gt;&lt;authors&gt;&lt;author&gt;Barrangou, Rodolphe&lt;/author&gt;&lt;author&gt;Doudna, Jennifer A&lt;/author&gt;&lt;/authors&gt;&lt;/contributors&gt;&lt;titles&gt;&lt;title&gt;Applications of CRISPR technologies in research and beyond&lt;/title&gt;&lt;secondary-title&gt;Nature biotechnology&lt;/secondary-title&gt;&lt;/titles&gt;&lt;periodical&gt;&lt;full-title&gt;Nature Biotechnology&lt;/full-title&gt;&lt;/periodical&gt;&lt;pages&gt;933-941&lt;/pages&gt;&lt;volume&gt;34&lt;/volume&gt;&lt;number&gt;9&lt;/number&gt;&lt;dates&gt;&lt;year&gt;2016&lt;/year&gt;&lt;/dates&gt;&lt;isbn&gt;1087-0156&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3</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and the synthetic control of cellular processes</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&lt;EndNote&gt;&lt;Cite&gt;&lt;Author&gt;Cameron&lt;/Author&gt;&lt;Year&gt;2014&lt;/Year&gt;&lt;RecNum&gt;149&lt;/RecNum&gt;&lt;DisplayText&gt;&lt;style face="superscript"&gt;4,5&lt;/style&gt;&lt;/DisplayText&gt;&lt;record&gt;&lt;rec-number&gt;149&lt;/rec-number&gt;&lt;foreign-keys&gt;&lt;key app="EN" db-id="a2dwrpf27tdx0ie0a9uvve2ypf5xa9s0902d" timestamp="1781194885"&gt;149&lt;/key&gt;&lt;/foreign-keys&gt;&lt;ref-type name="Journal Article"&gt;17&lt;/ref-type&gt;&lt;contributors&gt;&lt;authors&gt;&lt;author&gt;Cameron, D Ewen&lt;/author&gt;&lt;author&gt;Bashor, Caleb J&lt;/author&gt;&lt;author&gt;Collins, James J&lt;/author&gt;&lt;/authors&gt;&lt;/contributors&gt;&lt;titles&gt;&lt;title&gt;A brief history of synthetic biology&lt;/title&gt;&lt;secondary-title&gt;Nature Reviews Microbiology&lt;/secondary-title&gt;&lt;/titles&gt;&lt;periodical&gt;&lt;full-title&gt;Nature Reviews Microbiology&lt;/full-title&gt;&lt;/periodical&gt;&lt;pages&gt;381-390&lt;/pages&gt;&lt;volume&gt;12&lt;/volume&gt;&lt;number&gt;5&lt;/number&gt;&lt;dates&gt;&lt;year&gt;2014&lt;/year&gt;&lt;/dates&gt;&lt;isbn&gt;1740-1526&lt;/isbn&gt;&lt;urls&gt;&lt;/urls&gt;&lt;/record&gt;&lt;/Cite&gt;&lt;Cite&gt;&lt;Author&gt;Purnick&lt;/Author&gt;&lt;Year&gt;2009&lt;/Year&gt;&lt;RecNum&gt;173&lt;/RecNum&gt;&lt;record&gt;&lt;rec-number&gt;173&lt;/rec-number&gt;&lt;foreign-keys&gt;&lt;key app="EN" db-id="a2dwrpf27tdx0ie0a9uvve2ypf5xa9s0902d" timestamp="1781206078"&gt;173&lt;/key&gt;&lt;/foreign-keys&gt;&lt;ref-type name="Journal Article"&gt;17&lt;/ref-type&gt;&lt;contributors&gt;&lt;authors&gt;&lt;author&gt;Purnick, Priscilla EM&lt;/author&gt;&lt;author&gt;Weiss, Ron&lt;/author&gt;&lt;/authors&gt;&lt;/contributors&gt;&lt;titles&gt;&lt;title&gt;The second wave of synthetic biology: from modules to systems&lt;/title&gt;&lt;secondary-title&gt;Nature reviews Molecular cell biology&lt;/secondary-title&gt;&lt;/titles&gt;&lt;periodical&gt;&lt;full-title&gt;Nature reviews Molecular cell biology&lt;/full-title&gt;&lt;/periodical&gt;&lt;pages&gt;410-422&lt;/pages&gt;&lt;volume&gt;10&lt;/volume&gt;&lt;number&gt;6&lt;/number&gt;&lt;dates&gt;&lt;year&gt;2009&lt;/year&gt;&lt;/dates&gt;&lt;isbn&gt;1471-0072&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4,5</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genetic tractability remains confined to a narrow subset of model organisms</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&lt;EndNote&gt;&lt;Cite&gt;&lt;Author&gt;Cameron&lt;/Author&gt;&lt;Year&gt;2014&lt;/Year&gt;&lt;RecNum&gt;149&lt;/RecNum&gt;&lt;DisplayText&gt;&lt;style face="superscript"&gt;4,6&lt;/style&gt;&lt;/DisplayText&gt;&lt;record&gt;&lt;rec-number&gt;149&lt;/rec-number&gt;&lt;foreign-keys&gt;&lt;key app="EN" db-id="a2dwrpf27tdx0ie0a9uvve2ypf5xa9s0902d" timestamp="1781194885"&gt;149&lt;/key&gt;&lt;/foreign-keys&gt;&lt;ref-type name="Journal Article"&gt;17&lt;/ref-type&gt;&lt;contributors&gt;&lt;authors&gt;&lt;author&gt;Cameron, D Ewen&lt;/author&gt;&lt;author&gt;Bashor, Caleb J&lt;/author&gt;&lt;author&gt;Collins, James J&lt;/author&gt;&lt;/authors&gt;&lt;/contributors&gt;&lt;titles&gt;&lt;title&gt;A brief history of synthetic biology&lt;/title&gt;&lt;secondary-title&gt;Nature Reviews Microbiology&lt;/secondary-title&gt;&lt;/titles&gt;&lt;periodical&gt;&lt;full-title&gt;Nature Reviews Microbiology&lt;/full-title&gt;&lt;/periodical&gt;&lt;pages&gt;381-390&lt;/pages&gt;&lt;volume&gt;12&lt;/volume&gt;&lt;number&gt;5&lt;/number&gt;&lt;dates&gt;&lt;year&gt;2014&lt;/year&gt;&lt;/dates&gt;&lt;isbn&gt;1740-1526&lt;/isbn&gt;&lt;urls&gt;&lt;/urls&gt;&lt;/record&gt;&lt;/Cite&gt;&lt;Cite&gt;&lt;Author&gt;Nevot&lt;/Author&gt;&lt;Year&gt;2022&lt;/Year&gt;&lt;RecNum&gt;170&lt;/RecNum&gt;&lt;record&gt;&lt;rec-number&gt;170&lt;/rec-number&gt;&lt;foreign-keys&gt;&lt;key app="EN" db-id="a2dwrpf27tdx0ie0a9uvve2ypf5xa9s0902d" timestamp="1781205250"&gt;170&lt;/key&gt;&lt;/foreign-keys&gt;&lt;ref-type name="Journal Article"&gt;17&lt;/ref-type&gt;&lt;contributors&gt;&lt;authors&gt;&lt;author&gt;Nevot, Guillermo&lt;/author&gt;&lt;/authors&gt;&lt;/contributors&gt;&lt;titles&gt;&lt;title&gt;Talking to intractable microbes&lt;/title&gt;&lt;secondary-title&gt;Communications Biology&lt;/secondary-title&gt;&lt;/titles&gt;&lt;periodical&gt;&lt;full-title&gt;Communications Biology&lt;/full-title&gt;&lt;/periodical&gt;&lt;pages&gt;1067&lt;/pages&gt;&lt;volume&gt;5&lt;/volume&gt;&lt;number&gt;1&lt;/number&gt;&lt;dates&gt;&lt;year&gt;2022&lt;/year&gt;&lt;/dates&gt;&lt;isbn&gt;2399-3642&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4,6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while the majority of bacterial diversity remains experimentally inaccessible</w:t>
      </w:r>
      <w:r>
        <w:rPr>
          <w:rFonts w:ascii="Times New Roman" w:eastAsia="Times New Roman" w:hAnsi="Times New Roman" w:cs="Times New Roman"/>
          <w:sz w:val="24"/>
          <w:szCs w:val="24"/>
          <w:lang w:val="en-US"/>
        </w:rPr>
        <w:fldChar w:fldCharType="begin">
          <w:fldData xml:space="preserve">PEVuZE5vdGU+PENpdGU+PEF1dGhvcj5NYXJzaDwvQXV0aG9yPjxZZWFyPjIwMjM8L1llYXI+PFJl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=
</w:fldData>
        </w:fldChar>
      </w:r>
      <w:r>
        <w:rPr>
          <w:rFonts w:ascii="Times New Roman" w:eastAsia="Times New Roman" w:hAnsi="Times New Roman" w:cs="Times New Roman"/>
          <w:sz w:val="24"/>
          <w:szCs w:val="24"/>
          <w:lang w:val="en-US"/>
        </w:rPr>
        <w:instrText xml:space="preserve"> ADDIN EN.CITE </w:instrText>
      </w:r>
      <w:r>
        <w:rPr>
          <w:rFonts w:ascii="Times New Roman" w:eastAsia="Times New Roman" w:hAnsi="Times New Roman" w:cs="Times New Roman"/>
          <w:sz w:val="24"/>
          <w:szCs w:val="24"/>
          <w:lang w:val="en-US"/>
        </w:rPr>
        <w:fldChar w:fldCharType="begin">
          <w:fldData xml:space="preserve">PEVuZE5vdGU+PENpdGU+PEF1dGhvcj5NYXJzaDwvQXV0aG9yPjxZZWFyPjIwMjM8L1llYXI+PFJl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=
</w:fldData>
        </w:fldChar>
      </w:r>
      <w:r>
        <w:rPr>
          <w:rFonts w:ascii="Times New Roman" w:eastAsia="Times New Roman" w:hAnsi="Times New Roman" w:cs="Times New Roman"/>
          <w:sz w:val="24"/>
          <w:szCs w:val="24"/>
          <w:lang w:val="en-US"/>
        </w:rPr>
        <w:instrText xml:space="preserve"> ADDIN EN.CITE.DATA </w:instrText>
      </w:r>
      <w:r>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4,7,8</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This imbalance is particularly evident in studies of the human microbiota</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&lt;EndNote&gt;&lt;Cite&gt;&lt;Author&gt;Marsh&lt;/Author&gt;&lt;Year&gt;2023&lt;/Year&gt;&lt;RecNum&gt;150&lt;/RecNum&gt;&lt;DisplayText&gt;&lt;style face="superscript"&gt;7,9&lt;/style&gt;&lt;/DisplayText&gt;&lt;record&gt;&lt;rec-number&gt;150&lt;/rec-number&gt;&lt;foreign-keys&gt;&lt;key app="EN" db-id="a2dwrpf27tdx0ie0a9uvve2ypf5xa9s0902d" timestamp="1781195434"&gt;150&lt;/key&gt;&lt;/foreign-keys&gt;&lt;ref-type name="Journal Article"&gt;17&lt;/ref-type&gt;&lt;contributors&gt;&lt;authors&gt;&lt;author&gt;Marsh, James W&lt;/author&gt;&lt;author&gt;Kirk, Christian&lt;/author&gt;&lt;author&gt;Ley, Ruth E&lt;/author&gt;&lt;/authors&gt;&lt;/contributors&gt;&lt;titles&gt;&lt;title&gt;Toward Microbiome Engineering: expanding the repertoire of genetically tractable members of the human gut Microbiome&lt;/title&gt;&lt;secondary-title&gt;Annual Review of Microbiology&lt;/secondary-title&gt;&lt;/titles&gt;&lt;periodical&gt;&lt;full-title&gt;Annual Review of Microbiology&lt;/full-title&gt;&lt;/periodical&gt;&lt;pages&gt;427-449&lt;/pages&gt;&lt;volume&gt;77&lt;/volume&gt;&lt;number&gt;1&lt;/number&gt;&lt;dates&gt;&lt;year&gt;2023&lt;/year&gt;&lt;/dates&gt;&lt;isbn&gt;0066-4227&lt;/isbn&gt;&lt;urls&gt;&lt;/urls&gt;&lt;/record&gt;&lt;/Cite&gt;&lt;Cite&gt;&lt;Author&gt;Arnold&lt;/Author&gt;&lt;Year&gt;2023&lt;/Year&gt;&lt;RecNum&gt;172&lt;/RecNum&gt;&lt;record&gt;&lt;rec-number&gt;172&lt;/rec-number&gt;&lt;foreign-keys&gt;&lt;key app="EN" db-id="a2dwrpf27tdx0ie0a9uvve2ypf5xa9s0902d" timestamp="1781205605"&gt;172&lt;/key&gt;&lt;/foreign-keys&gt;&lt;ref-type name="Journal Article"&gt;17&lt;/ref-type&gt;&lt;contributors&gt;&lt;authors&gt;&lt;author&gt;Arnold, Jack&lt;/author&gt;&lt;author&gt;Glazier, Joshua&lt;/author&gt;&lt;author&gt;Mimee, Mark&lt;/author&gt;&lt;/authors&gt;&lt;/contributors&gt;&lt;titles&gt;&lt;title&gt;Genetic engineering of resident bacteria in the gut microbiome&lt;/title&gt;&lt;secondary-title&gt;Journal of Bacteriology&lt;/secondary-title&gt;&lt;/titles&gt;&lt;periodical&gt;&lt;full-title&gt;Journal of Bacteriology&lt;/full-title&gt;&lt;/periodical&gt;&lt;pages&gt;e00127-23&lt;/pages&gt;&lt;volume&gt;205&lt;/volume&gt;&lt;number&gt;7&lt;/number&gt;&lt;dates&gt;&lt;year&gt;2023&lt;/year&gt;&lt;/dates&gt;&lt;isbn&gt;0021-9193&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7,9</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major pathogens</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&lt;EndNote&gt;&lt;Cite&gt;&lt;Author&gt;Monk&lt;/Author&gt;&lt;Year&gt;2012&lt;/Year&gt;&lt;RecNum&gt;120&lt;/RecNum&gt;&lt;DisplayText&gt;&lt;style face="superscript"&gt;10&lt;/style&gt;&lt;/DisplayText&gt;&lt;record&gt;&lt;rec-number&gt;120&lt;/rec-number&gt;&lt;foreign-keys&gt;&lt;key app="EN" db-id="a2dwrpf27tdx0ie0a9uvve2ypf5xa9s0902d" timestamp="1780590988"&gt;120&lt;/key&gt;&lt;/foreign-keys&gt;&lt;ref-type name="Journal Article"&gt;17&lt;/ref-type&gt;&lt;contributors&gt;&lt;authors&gt;&lt;author&gt;Monk, Ian R&lt;/author&gt;&lt;author&gt;Foster, Timothy J&lt;/author&gt;&lt;/authors&gt;&lt;/contributors&gt;&lt;titles&gt;&lt;title&gt;Genetic manipulation of Staphylococci—breaking through the barrier&lt;/title&gt;&lt;secondary-title&gt;Frontiers in cellular and infection microbiology&lt;/secondary-title&gt;&lt;/titles&gt;&lt;periodical&gt;&lt;full-title&gt;Frontiers in cellular and infection microbiology&lt;/full-title&gt;&lt;/periodical&gt;&lt;pages&gt;49&lt;/pages&gt;&lt;volume&gt;2&lt;/volume&gt;&lt;dates&gt;&lt;year&gt;2012&lt;/year&gt;&lt;/dates&gt;&lt;isbn&gt;2235-2988&lt;/isbn&gt;&lt;urls&gt;&lt;/urls&gt;&lt;/record&gt;&lt;/Cite&gt;&lt;/EndNote&gt;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10</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and industrially relevant microbes</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&lt;EndNote&gt;&lt;Cite&gt;&lt;Author&gt;Calero&lt;/Author&gt;&lt;Year&gt;2019&lt;/Year&gt;&lt;RecNum&gt;152&lt;/RecNum&gt;&lt;DisplayText&gt;&lt;style face="superscript"&gt;11,12&lt;/style&gt;&lt;/DisplayText&gt;&lt;record&gt;&lt;rec-number&gt;152&lt;/rec-number&gt;&lt;foreign-keys&gt;&lt;key app="EN" db-id="a2dwrpf27tdx0ie0a9uvve2ypf5xa9s0902d" timestamp="1781195996"&gt;152&lt;/key&gt;&lt;/foreign-keys&gt;&lt;ref-type name="Journal Article"&gt;17&lt;/ref-type&gt;&lt;contributors&gt;&lt;authors&gt;&lt;author&gt;Calero, Patricia&lt;/author&gt;&lt;author&gt;Nikel, Pablo I&lt;/author&gt;&lt;/authors&gt;&lt;/contributors&gt;&lt;titles&gt;&lt;title&gt;Chasing bacterial chassis for metabolic engineering: a perspective review from classical to non‐traditional microorganisms&lt;/title&gt;&lt;secondary-title&gt;Microbial Biotechnology&lt;/secondary-title&gt;&lt;/titles&gt;&lt;periodical&gt;&lt;full-title&gt;Microbial Biotechnology&lt;/full-title&gt;&lt;/periodical&gt;&lt;pages&gt;98-124&lt;/pages&gt;&lt;volume&gt;12&lt;/volume&gt;&lt;number&gt;1&lt;/number&gt;&lt;dates&gt;&lt;year&gt;2019&lt;/year&gt;&lt;/dates&gt;&lt;isbn&gt;1751-7915&lt;/isbn&gt;&lt;urls&gt;&lt;/urls&gt;&lt;/record&gt;&lt;/Cite&gt;&lt;Cite&gt;&lt;Author&gt;Diao&lt;/Author&gt;&lt;Year&gt;2025&lt;/Year&gt;&lt;RecNum&gt;167&lt;/RecNum&gt;&lt;record&gt;&lt;rec-number&gt;167&lt;/rec-number&gt;&lt;foreign-keys&gt;&lt;key app="EN" db-id="a2dwrpf27tdx0ie0a9uvve2ypf5xa9s0902d" timestamp="1781204522"&gt;167&lt;/key&gt;&lt;/foreign-keys&gt;&lt;ref-type name="Journal Article"&gt;17&lt;/ref-type&gt;&lt;contributors&gt;&lt;authors&gt;&lt;author&gt;Diao, Jinjin&lt;/author&gt;&lt;author&gt;Tian, Yuxin&lt;/author&gt;&lt;author&gt;Park, Sunkyu&lt;/author&gt;&lt;author&gt;Cho, Seong-Min&lt;/author&gt;&lt;author&gt;Moon, Tae Seok&lt;/author&gt;&lt;/authors&gt;&lt;/contributors&gt;&lt;titles&gt;&lt;title&gt;Engineering microbial consortia for mixed plastic upcycling&lt;/title&gt;&lt;secondary-title&gt;Nature Communications&lt;/secondary-title&gt;&lt;/titles&gt;&lt;periodical&gt;&lt;full-title&gt;Nature Communications&lt;/full-title&gt;&lt;/periodical&gt;&lt;pages&gt;637&lt;/pages&gt;&lt;volume&gt;17&lt;/volume&gt;&lt;number&gt;1&lt;/number&gt;&lt;dates&gt;&lt;year&gt;2025&lt;/year&gt;&lt;/dates&gt;&lt;isbn&gt;2041-1723&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11,12</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where a small number of bacterial species dominate the literature despite the existence of tens of thousands of named taxa</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&lt;EndNote&gt;&lt;Cite&gt;&lt;Author&gt;Jensen&lt;/Author&gt;&lt;Year&gt;2025&lt;/Year&gt;&lt;RecNum&gt;131&lt;/RecNum&gt;&lt;DisplayText&gt;&lt;style face="superscript"&gt;13&lt;/style&gt;&lt;/DisplayText&gt;&lt;record&gt;&lt;rec-number&gt;131&lt;/rec-number&gt;&lt;foreign-keys&gt;&lt;key app="EN" db-id="a2dwrpf27tdx0ie0a9uvve2ypf5xa9s0902d" timestamp="1780607415"&gt;131&lt;/key&gt;&lt;/foreign-keys&gt;&lt;ref-type name="Journal Article"&gt;17&lt;/ref-type&gt;&lt;contributors&gt;&lt;authors&gt;&lt;author&gt;Jensen, Paul A&lt;/author&gt;&lt;/authors&gt;&lt;/contributors&gt;&lt;titles&gt;&lt;title&gt;Ten species comprise half of the bacteriology literature, leaving most species unstudied&lt;/title&gt;&lt;secondary-title&gt;Biorxiv&lt;/secondary-title&gt;&lt;/titles&gt;&lt;periodical&gt;&lt;full-title&gt;Biorxiv&lt;/full-title&gt;&lt;/periodical&gt;&lt;dates&gt;&lt;year&gt;2025&lt;/year&gt;&lt;/dates&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p w14:paraId="43ACA127" w14:textId="77777777" w:rsidR="000B03E7" w:rsidRPr="000B03E7" w:rsidRDefault="000B03E7" w:rsidP="000B03E7">
      <w:pPr>
        <w:suppressLineNumbers/>
        <w:spacing w:line="240" w:lineRule="auto"/>
        <w:ind w:firstLine="720"/>
        <w:jc w:val="both"/>
        <w:rPr>
          <w:sz w:val="10"/>
          <w:szCs w:val="10"/>
        </w:rPr>
      </w:pPr>
    </w:p>
    <w:p w14:paraId="0F88D3AC" w14:textId="541D2635" w:rsidR="00A17CC5" w:rsidRPr="00A17CC5" w:rsidRDefault="007072CB" w:rsidP="00A17CC5">
      <w:pPr>
        <w:spacing w:line="480" w:lineRule="auto"/>
        <w:ind w:firstLine="720"/>
        <w:jc w:val="both"/>
        <w:rPr>
          <w:ins w:id="118" w:author="Bouzek,Heather K" w:date="2026-08-23T23:50:00Z"/>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Restriction-Modification (RM) systems </w:t>
      </w:r>
      <w:r>
        <w:rPr>
          <w:rFonts w:ascii="Times New Roman" w:eastAsia="Times New Roman" w:hAnsi="Times New Roman" w:cs="Times New Roman"/>
          <w:sz w:val="24"/>
          <w:szCs w:val="24"/>
        </w:rPr>
        <w:t xml:space="preserve">represent </w:t>
      </w:r>
      <w:del w:id="119" w:author="Bouzek,Heather K" w:date="2026-08-23T23:47:00Z" w16du:dateUtc="2026-08-24T04:47:00Z">
        <w:r>
          <w:rPr>
            <w:rFonts w:ascii="Times New Roman" w:eastAsia="Times New Roman" w:hAnsi="Times New Roman" w:cs="Times New Roman"/>
            <w:sz w:val="24"/>
            <w:szCs w:val="24"/>
          </w:rPr>
          <w:delText>the most pervasive</w:delText>
        </w:r>
      </w:del>
      <w:ins w:id="120" w:author="Bouzek,Heather K" w:date="2026-08-23T23:47:00Z" w16du:dateUtc="2026-08-24T04:47:00Z">
        <w:r>
          <w:rPr>
            <w:rFonts w:ascii="Times New Roman" w:eastAsia="Times New Roman" w:hAnsi="Times New Roman" w:cs="Times New Roman"/>
            <w:sz w:val="24"/>
            <w:szCs w:val="24"/>
          </w:rPr>
          <w:t>a major</w:t>
        </w:r>
      </w:ins>
      <w:r>
        <w:rPr>
          <w:rFonts w:ascii="Times New Roman" w:eastAsia="Times New Roman" w:hAnsi="Times New Roman" w:cs="Times New Roman"/>
          <w:sz w:val="24"/>
          <w:szCs w:val="24"/>
        </w:rPr>
        <w:t xml:space="preserve"> mechanistic barrier underlying this intractability</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&lt;EndNote&gt;&lt;Cite&gt;&lt;Author&gt;Johnston&lt;/Author&gt;&lt;Year&gt;2019&lt;/Year&gt;&lt;RecNum&gt;65&lt;/RecNum&gt;&lt;DisplayText&gt;&lt;style face="superscript"&gt;8,14&lt;/style&gt;&lt;/DisplayText&gt;&lt;record&gt;&lt;rec-number&gt;65&lt;/rec-number&gt;&lt;foreign-keys&gt;&lt;key app="EN" db-id="a2dwrpf27tdx0ie0a9uvve2ypf5xa9s0902d" timestamp="1752858791"&gt;65&lt;/key&gt;&lt;/foreign-keys&gt;&lt;ref-type name="Journal Article"&gt;17&lt;/ref-type&gt;&lt;contributors&gt;&lt;authors&gt;&lt;author&gt;Johnston, Christopher D&lt;/author&gt;&lt;author&gt;Cotton, Sean L&lt;/author&gt;&lt;author&gt;Rittling, Susan R&lt;/author&gt;&lt;author&gt;Starr, Jacqueline R&lt;/author&gt;&lt;author&gt;Borisy, Gary G&lt;/author&gt;&lt;author&gt;Dewhirst, Floyd E&lt;/author&gt;&lt;author&gt;Lemon, Katherine P&lt;/author&gt;&lt;/authors&gt;&lt;/contributors&gt;&lt;titles&gt;&lt;title&gt;Systematic evasion of the restriction-modification barrier in bacteria&lt;/title&gt;&lt;secondary-title&gt;Proceedings of the National Academy of Sciences&lt;/secondary-title&gt;&lt;/titles&gt;&lt;periodical&gt;&lt;full-title&gt;Proceedings of the National Academy of Sciences&lt;/full-title&gt;&lt;/periodical&gt;&lt;pages&gt;11454-11459&lt;/pages&gt;&lt;volume&gt;116&lt;/volume&gt;&lt;number&gt;23&lt;/number&gt;&lt;dates&gt;&lt;year&gt;2019&lt;/year&gt;&lt;/dates&gt;&lt;isbn&gt;0027-8424&lt;/isbn&gt;&lt;urls&gt;&lt;/urls&gt;&lt;/record&gt;&lt;/Cite&gt;&lt;Cite&gt;&lt;Author&gt;Oliveira&lt;/Author&gt;&lt;Year&gt;2016&lt;/Year&gt;&lt;RecNum&gt;153&lt;/RecNum&gt;&lt;record&gt;&lt;rec-number&gt;153&lt;/rec-number&gt;&lt;foreign-keys&gt;&lt;key app="EN" db-id="a2dwrpf27tdx0ie0a9uvve2ypf5xa9s0902d" timestamp="1781196225"&gt;153&lt;/key&gt;&lt;/foreign-keys&gt;&lt;ref-type name="Journal Article"&gt;17&lt;/ref-type&gt;&lt;contributors&gt;&lt;authors&gt;&lt;author&gt;Oliveira, Pedro H&lt;/author&gt;&lt;author&gt;Touchon, Marie&lt;/author&gt;&lt;author&gt;Rocha, Eduardo PC&lt;/author&gt;&lt;/authors&gt;&lt;/contributors&gt;&lt;titles&gt;&lt;title&gt;Regulation of genetic flux between bacteria by restriction–modification systems&lt;/title&gt;&lt;secondary-title&gt;Proceedings of the National Academy of Sciences&lt;/secondary-title&gt;&lt;/titles&gt;&lt;periodical&gt;&lt;full-title&gt;Proceedings of the National Academy of Sciences&lt;/full-title&gt;&lt;/periodical&gt;&lt;pages&gt;5658-5663&lt;/pages&gt;&lt;volume&gt;113&lt;/volume&gt;&lt;number&gt;20&lt;/number&gt;&lt;dates&gt;&lt;year&gt;2016&lt;/year&gt;&lt;/dates&gt;&lt;isbn&gt;0027-8424&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8,14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lang w:val="en-US"/>
        </w:rPr>
        <w:t xml:space="preserve">. Present in </w:t>
      </w:r>
      <w:r>
        <w:rPr>
          <w:rFonts w:ascii="Times New Roman" w:eastAsia="Cambria Math" w:hAnsi="Times New Roman" w:cs="Times New Roman"/>
          <w:sz w:val="24"/>
          <w:szCs w:val="24"/>
          <w:lang w:val="en-US"/>
        </w:rPr>
        <w:t>roughly</w:t>
      </w:r>
      <w:r>
        <w:rPr>
          <w:rFonts w:ascii="Cambria Math" w:eastAsia="Cambria Math" w:hAnsi="Cambria Math" w:cs="Cambria Math"/>
          <w:sz w:val="24"/>
          <w:szCs w:val="24"/>
          <w:lang w:val="en-US"/>
        </w:rPr>
        <w:t xml:space="preserve"> </w:t>
      </w:r>
      <w:r>
        <w:rPr>
          <w:rFonts w:ascii="Times New Roman" w:eastAsia="Times New Roman" w:hAnsi="Times New Roman" w:cs="Times New Roman"/>
          <w:sz w:val="24"/>
          <w:szCs w:val="24"/>
          <w:lang w:val="en-US"/>
        </w:rPr>
        <w:t>90% of sequenced bacterial genomes</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&lt;EndNote&gt;&lt;Cite&gt;&lt;Author&gt;Roberts&lt;/Author&gt;&lt;Year&gt;2023&lt;/Year&gt;&lt;RecNum&gt;154&lt;/RecNum&gt;&lt;DisplayText&gt;&lt;style face="superscript"&gt;15&lt;/style&gt;&lt;/DisplayText&gt;&lt;record&gt;&lt;rec-number&gt;154&lt;/rec-number&gt;&lt;foreign-keys&gt;&lt;key app="EN" db-id="a2dwrpf27tdx0ie0a9uvve2ypf5xa9s0902d" timestamp="1781196322"&gt;154&lt;/key&gt;&lt;/foreign-keys&gt;&lt;ref-type name="Journal Article"&gt;17&lt;/ref-type&gt;&lt;contributors&gt;&lt;authors&gt;&lt;author&gt;Roberts, Richard J&lt;/author&gt;&lt;author&gt;Vincze, Tamas&lt;/author&gt;&lt;author&gt;Posfai, Janos&lt;/author&gt;&lt;author&gt;Macelis, Dana&lt;/author&gt;&lt;/authors&gt;&lt;/contributors&gt;&lt;titles&gt;&lt;title&gt;REBASE: a database for DNA restriction and modification: enzymes, genes and genomes&lt;/title&gt;&lt;secondary-title&gt;Nucleic Acids Research&lt;/secondary-title&gt;&lt;/titles&gt;&lt;periodical&gt;&lt;full-title&gt;Nucleic acids research&lt;/full-title&gt;&lt;/periodical&gt;&lt;pages&gt;D629-D630&lt;/pages&gt;&lt;volume&gt;51&lt;/volume&gt;&lt;number&gt;D1&lt;/number&gt;&lt;dates&gt;&lt;year&gt;2023&lt;/year&gt;&lt;/dates&gt;&lt;isbn&gt;0305-1048&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15</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RM systems protect host DNA </w:t>
      </w:r>
      <w:ins w:id="121" w:author="Bouzek,Heather K" w:date="2026-08-23T23:48:00Z" w16du:dateUtc="2026-08-24T04:48:00Z">
        <w:r>
          <w:rPr>
            <w:rFonts w:ascii="Times New Roman" w:eastAsia="Times New Roman" w:hAnsi="Times New Roman" w:cs="Times New Roman"/>
            <w:sz w:val="24"/>
            <w:szCs w:val="24"/>
          </w:rPr>
          <w:t xml:space="preserve">from foreign DNA </w:t>
        </w:r>
      </w:ins>
      <w:r>
        <w:rPr>
          <w:rFonts w:ascii="Times New Roman" w:eastAsia="Times New Roman" w:hAnsi="Times New Roman" w:cs="Times New Roman"/>
          <w:sz w:val="24"/>
          <w:szCs w:val="24"/>
        </w:rPr>
        <w:t xml:space="preserve">through </w:t>
      </w:r>
      <w:ins w:id="122" w:author="Bouzek,Heather K" w:date="2026-08-23T23:48:00Z" w16du:dateUtc="2026-08-24T04:48:00Z">
        <w:r>
          <w:rPr>
            <w:rFonts w:ascii="Times New Roman" w:eastAsia="Times New Roman" w:hAnsi="Times New Roman" w:cs="Times New Roman"/>
            <w:sz w:val="24"/>
            <w:szCs w:val="24"/>
          </w:rPr>
          <w:t>sequence-specific methylation and restriction</w:t>
        </w:r>
      </w:ins>
      <w:del w:id="123" w:author="Bouzek,Heather K" w:date="2026-08-23T23:49:00Z" w16du:dateUtc="2026-08-24T04:49:00Z">
        <w:r>
          <w:rPr>
            <w:rFonts w:ascii="Times New Roman" w:eastAsia="Times New Roman" w:hAnsi="Times New Roman" w:cs="Times New Roman"/>
            <w:sz w:val="24"/>
            <w:szCs w:val="24"/>
          </w:rPr>
          <w:delText>paired restriction endonucleases and methyltransferases that distinguish self from non-self DNA based on specific methylation patterns</w:delText>
        </w:r>
      </w:del>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&lt;EndNote&gt;&lt;Cite&gt;&lt;Author&gt;Shaw&lt;/Author&gt;&lt;Year&gt;2023&lt;/Year&gt;&lt;RecNum&gt;155&lt;/RecNum&gt;&lt;DisplayText&gt;&lt;style face="superscript"&gt;16,17&lt;/style&gt;&lt;/DisplayText&gt;&lt;record&gt;&lt;rec-number&gt;155&lt;/rec-number&gt;&lt;foreign-keys&gt;&lt;key app="EN" db-id="a2dwrpf27tdx0ie0a9uvve2ypf5xa9s0902d" timestamp="1781196401"&gt;155&lt;/key&gt;&lt;/foreign-keys&gt;&lt;ref-type name="Journal Article"&gt;17&lt;/ref-type&gt;&lt;contributors&gt;&lt;authors&gt;&lt;author&gt;Shaw, Liam P&lt;/author&gt;&lt;author&gt;Rocha, Eduardo PC&lt;/author&gt;&lt;author&gt;MacLean, R Craig&lt;/author&gt;&lt;/authors&gt;&lt;/contributors&gt;&lt;titles&gt;&lt;title&gt;Restriction-modification systems have shaped the evolution and distribution of plasmids across bacteria&lt;/title&gt;&lt;secondary-title&gt;Nucleic acids research&lt;/secondary-title&gt;&lt;/titles&gt;&lt;periodical&gt;&lt;full-title&gt;Nucleic acids research&lt;/full-title&gt;&lt;/periodical&gt;&lt;pages&gt;6806-6818&lt;/pages&gt;&lt;volume&gt;51&lt;/volume&gt;&lt;number&gt;13&lt;/number&gt;&lt;dates&gt;&lt;year&gt;2023&lt;/year&gt;&lt;/dates&gt;&lt;isbn&gt;0305-1048&lt;/isbn&gt;&lt;urls&gt;&lt;/urls&gt;&lt;/record&gt;&lt;/Cite&gt;&lt;Cite&gt;&lt;Author&gt;Vasu&lt;/Author&gt;&lt;Year&gt;2013&lt;/Year&gt;&lt;RecNum&gt;156&lt;/RecNum&gt;&lt;record&gt;&lt;rec-number&gt;156&lt;/rec-number&gt;&lt;foreign-keys&gt;&lt;key app="EN" db-id="a2dwrpf27tdx0ie0a9uvve2ypf5xa9s0902d" timestamp="1781196459"&gt;156&lt;/key&gt;&lt;/foreign-keys&gt;&lt;ref-type name="Journal Article"&gt;17&lt;/ref-type&gt;&lt;contributors&gt;&lt;authors&gt;&lt;author&gt;Vasu, Kommireddy&lt;/author&gt;&lt;author&gt;Nagaraja, Valakunja&lt;/author&gt;&lt;/authors&gt;&lt;/contributors&gt;&lt;titles&gt;&lt;title&gt;Diverse functions of restriction-modification systems in addition to cellular defense&lt;/title&gt;&lt;secondary-title&gt;Microbiology and molecular biology reviews&lt;/secondary-title&gt;&lt;/titles&gt;&lt;periodical&gt;&lt;full-title&gt;Microbiology and molecular biology reviews&lt;/full-title&gt;&lt;/periodical&gt;&lt;pages&gt;53-72&lt;/pages&gt;&lt;volume&gt;77&lt;/volume&gt;&lt;number&gt;1&lt;/number&gt;&lt;dates&gt;&lt;year&gt;2013&lt;/year&gt;&lt;/dates&gt;&lt;isbn&gt;1092-2172&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16,17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ins w:id="124" w:author="Bouzek,Heather K" w:date="2026-08-23T23:51:00Z" w16du:dateUtc="2026-08-24T04:51:00Z">
        <w:r>
          <w:rPr>
            <w:rFonts w:ascii="Times New Roman" w:eastAsia="Times New Roman" w:hAnsi="Times New Roman" w:cs="Times New Roman"/>
            <w:sz w:val="24"/>
            <w:szCs w:val="24"/>
          </w:rPr>
          <w:t xml:space="preserve">Evolved to defend against bacteriophage and horizontal gene transfer, this machinery also degrades exogenous DNA introduced during </w:t>
        </w:r>
        <w:r>
          <w:rPr>
            <w:rFonts w:ascii="Times New Roman" w:eastAsia="Times New Roman" w:hAnsi="Times New Roman" w:cs="Times New Roman"/>
            <w:sz w:val="24"/>
            <w:szCs w:val="24"/>
            <w:lang w:val="en-US"/>
          </w:rPr>
          <w:t xml:space="preserve">experimental </w:t>
        </w:r>
        <w:r>
          <w:rPr>
            <w:rFonts w:ascii="Times New Roman" w:eastAsia="Times New Roman" w:hAnsi="Times New Roman" w:cs="Times New Roman"/>
            <w:sz w:val="24"/>
            <w:szCs w:val="24"/>
          </w:rPr>
          <w:t>transformation</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&lt;EndNote&gt;&lt;Cite&gt;&lt;Author&gt;Wilson&lt;/Author&gt;&lt;Year&gt;1991&lt;/Year&gt;&lt;RecNum&gt;157&lt;/RecNum&gt;&lt;DisplayText&gt;&lt;style face="superscript"&gt;18&lt;/style&gt;&lt;/DisplayText&gt;&lt;record&gt;&lt;rec-number&gt;157&lt;/rec-number&gt;&lt;foreign-keys&gt;&lt;key app="EN" db-id="a2dwrpf27tdx0ie0a9uvve2ypf5xa9s0902d" timestamp="1781196523"&gt;157&lt;/key&gt;&lt;/foreign-keys&gt;&lt;ref-type name="Journal Article"&gt;17&lt;/ref-type&gt;&lt;contributors&gt;&lt;authors&gt;&lt;author&gt;Wilson, Geoffrey G&lt;/author&gt;&lt;author&gt;Murray, Noreen E&lt;/author&gt;&lt;/authors&gt;&lt;/contributors&gt;&lt;titles&gt;&lt;title&gt;Restriction and modification systems&lt;/title&gt;&lt;secondary-title&gt;Annual review of genetics&lt;/secondary-title&gt;&lt;/titles&gt;&lt;periodical&gt;&lt;full-title&gt;Annual review of genetics&lt;/full-title&gt;&lt;/periodical&gt;&lt;pages&gt;585-627&lt;/pages&gt;&lt;volume&gt;25&lt;/volume&gt;&lt;number&gt;1&lt;/number&gt;&lt;dates&gt;&lt;year&gt;1991&lt;/year&gt;&lt;/dates&gt;&lt;isbn&gt;0066-4197&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18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ins>
      <w:ins w:id="125" w:author="Bouzek,Heather K" w:date="2026-08-23T23:50:00Z">
        <w:r>
          <w:rPr>
            <w:rFonts w:ascii="Times New Roman" w:eastAsia="Times New Roman" w:hAnsi="Times New Roman" w:cs="Times New Roman"/>
            <w:sz w:val="24"/>
            <w:szCs w:val="24"/>
            <w:lang w:val="en-US"/>
          </w:rPr>
          <w:t xml:space="preserve"> The diversity and hypervariability of RM target sequence motif (TSM) within and between strains mean that genetic tools optimized for one isolate may fail in another, even within the same </w:t>
        </w:r>
      </w:ins>
      <w:ins w:id="126" w:author="Bouzek,Heather K" w:date="2026-08-23T23:52:00Z" w16du:dateUtc="2026-08-24T04:52:00Z">
        <w:r>
          <w:rPr>
            <w:rFonts w:ascii="Times New Roman" w:eastAsia="Times New Roman" w:hAnsi="Times New Roman" w:cs="Times New Roman"/>
            <w:sz w:val="24"/>
            <w:szCs w:val="24"/>
          </w:rPr>
          <w:t>lineage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&lt;EndNote&gt;&lt;Cite&gt;&lt;Author&gt;Monk&lt;/Author&gt;&lt;Year&gt;2012&lt;/Year&gt;&lt;RecNum&gt;120&lt;/RecNum&gt;&lt;DisplayText&gt;&lt;style face="superscript"&gt;10,19&lt;/style&gt;&lt;/DisplayText&gt;&lt;record&gt;&lt;rec-number&gt;120&lt;/rec-number&gt;&lt;foreign-keys&gt;&lt;key app="EN" db-id="a2dwrpf27tdx0ie0a9uvve2ypf5xa9s0902d" timestamp="1780590988"&gt;120&lt;/key&gt;&lt;/foreign-keys&gt;&lt;ref-type name="Journal Article"&gt;17&lt;/ref-type&gt;&lt;contributors&gt;&lt;authors&gt;&lt;author&gt;Monk, Ian R&lt;/author&gt;&lt;author&gt;Foster, Timothy J&lt;/author&gt;&lt;/authors&gt;&lt;/contributors&gt;&lt;titles&gt;&lt;title&gt;Genetic manipulation of Staphylococci—breaking through the barrier&lt;/title&gt;&lt;secondary-title&gt;Frontiers in cellular and infection microbiology&lt;/secondary-title&gt;&lt;/titles&gt;&lt;periodical&gt;&lt;full-title&gt;Frontiers in cellular and infection microbiology&lt;/full-title&gt;&lt;/periodical&gt;&lt;pages&gt;49&lt;/pages&gt;&lt;volume&gt;2&lt;/volume&gt;&lt;dates&gt;&lt;year&gt;2012&lt;/year&gt;&lt;/dates&gt;&lt;isbn&gt;2235-2988&lt;/isbn&gt;&lt;urls&gt;&lt;/urls&gt;&lt;/record&gt;&lt;/Cite&gt;&lt;Cite&gt;&lt;Author&gt;Monk&lt;/Author&gt;&lt;Year&gt;2015&lt;/Year&gt;&lt;RecNum&gt;121&lt;/RecNum&gt;&lt;record&gt;&lt;rec-number&gt;121&lt;/rec-number&gt;&lt;foreign-keys&gt;&lt;key app="EN" db-id="a2dwrpf27tdx0ie0a9uvve2ypf5xa9s0902d" timestamp="1780591065"&gt;121&lt;/key&gt;&lt;/foreign-keys&gt;&lt;ref-type name="Journal Article"&gt;17&lt;/ref-type&gt;&lt;contributors&gt;&lt;authors&gt;&lt;author&gt;Monk, Ian R&lt;/author&gt;&lt;author&gt;Tree, Jai J&lt;/author&gt;&lt;author&gt;Howden, Benjamin P&lt;/author&gt;&lt;author&gt;Stinear, Timothy P&lt;/author&gt;&lt;author&gt;Foster, Timothy J&lt;/author&gt;&lt;/authors&gt;&lt;/contributors&gt;&lt;titles&gt;&lt;title&gt;Complete bypass of restriction systems for major Staphylococcus aureus lineages&lt;/title&gt;&lt;secondary-title&gt;MBio&lt;/secondary-title&gt;&lt;/titles&gt;&lt;periodical&gt;&lt;full-title&gt;MBio&lt;/full-title&gt;&lt;/periodical&gt;&lt;pages&gt;10.1128/mbio. 00308-15&lt;/pages&gt;&lt;volume&gt;6&lt;/volume&gt;&lt;number&gt;3&lt;/number&gt;&lt;dates&gt;&lt;year&gt;2015&lt;/year&gt;&lt;/dates&gt;&lt;isbn&gt;2161-2129&lt;/isbn&gt;&lt;urls&gt;&lt;/urls&gt;&lt;/record&gt;&lt;/Cite&gt;&lt;/EndNote&gt;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10,19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ins>
      <w:ins w:id="127" w:author="Bouzek,Heather K" w:date="2026-08-23T23:50:00Z">
        <w:r>
          <w:rPr>
            <w:rFonts w:ascii="Times New Roman" w:eastAsia="Times New Roman" w:hAnsi="Times New Roman" w:cs="Times New Roman"/>
            <w:sz w:val="24"/>
            <w:szCs w:val="24"/>
            <w:lang w:val="en-US"/>
          </w:rPr>
          <w:t xml:space="preserve"> Establishing tractability in new bacteria has therefore often required bespoke, strain-specific solutions</w:t>
        </w:r>
      </w:ins>
      <w:ins w:id="128" w:author="Bouzek,Heather K" w:date="2026-08-23T23:52:00Z" w16du:dateUtc="2026-08-24T04:52:00Z">
        <w:r>
          <w:rPr>
            <w:rFonts w:ascii="Times New Roman" w:eastAsia="Times New Roman" w:hAnsi="Times New Roman" w:cs="Times New Roman"/>
            <w:noProof/>
            <w:sz w:val="24"/>
            <w:szCs w:val="24"/>
            <w:vertAlign w:val="superscript"/>
          </w:rPr>
          <w:t>20,21</w:t>
        </w:r>
      </w:ins>
      <w:ins w:id="129" w:author="Bouzek,Heather K" w:date="2026-08-23T23:50:00Z">
        <w:r>
          <w:rPr>
            <w:rFonts w:ascii="Times New Roman" w:eastAsia="Times New Roman" w:hAnsi="Times New Roman" w:cs="Times New Roman"/>
            <w:sz w:val="24"/>
            <w:szCs w:val="24"/>
            <w:lang w:val="en-US"/>
          </w:rPr>
          <w:t>.</w:t>
        </w:r>
      </w:ins>
    </w:p>
    <w:p w14:paraId="38E04FCC" w14:textId="471EEB33" w:rsidR="002648EA" w:rsidDel="008808BF" w:rsidRDefault="00F77214" w:rsidP="00F44790">
      <w:pPr>
        <w:spacing w:line="480" w:lineRule="auto"/>
        <w:ind w:firstLine="720"/>
        <w:jc w:val="both"/>
        <w:rPr>
          <w:del w:id="130" w:author="Bouzek,Heather K" w:date="2026-08-23T23:53:00Z" w16du:dateUtc="2026-08-24T04:53:00Z"/>
          <w:rFonts w:ascii="Times New Roman" w:eastAsia="Times New Roman" w:hAnsi="Times New Roman" w:cs="Times New Roman"/>
          <w:sz w:val="24"/>
          <w:szCs w:val="24"/>
        </w:rPr>
      </w:pPr>
      <w:del w:id="131" w:author="Bouzek,Heather K" w:date="2026-08-23T23:52:00Z" w16du:dateUtc="2026-08-24T04:52:00Z">
        <w:r>
          <w:rPr>
            <w:rFonts w:ascii="Times New Roman" w:eastAsia="Times New Roman" w:hAnsi="Times New Roman" w:cs="Times New Roman"/>
            <w:sz w:val="24"/>
            <w:szCs w:val="24"/>
          </w:rPr>
          <w:delText xml:space="preserve">Although </w:delText>
        </w:r>
      </w:del>
      <w:del w:id="132" w:author="Bouzek,Heather K" w:date="2026-08-23T23:51:00Z" w16du:dateUtc="2026-08-24T04:51:00Z">
        <w:r>
          <w:rPr>
            <w:rFonts w:ascii="Times New Roman" w:eastAsia="Times New Roman" w:hAnsi="Times New Roman" w:cs="Times New Roman"/>
            <w:sz w:val="24"/>
            <w:szCs w:val="24"/>
          </w:rPr>
          <w:delText xml:space="preserve">evolved to defend against bacteriophage and horizontal gene transfer, this machinery also degrades exogenous DNA introduced during </w:delText>
        </w:r>
        <w:r>
          <w:rPr>
            <w:rFonts w:ascii="Times New Roman" w:eastAsia="Times New Roman" w:hAnsi="Times New Roman" w:cs="Times New Roman"/>
            <w:sz w:val="24"/>
            <w:szCs w:val="24"/>
            <w:lang w:val="en-US"/>
          </w:rPr>
          <w:delText xml:space="preserve">experimental </w:delText>
        </w:r>
        <w:r>
          <w:rPr>
            <w:rFonts w:ascii="Times New Roman" w:eastAsia="Times New Roman" w:hAnsi="Times New Roman" w:cs="Times New Roman"/>
            <w:sz w:val="24"/>
            <w:szCs w:val="24"/>
          </w:rPr>
          <w:delText>transformation</w:delTex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delInstrText xml:space="preserve"> ADDIN EN.CITE &lt;EndNote&gt;&lt;Cite&gt;&lt;Author&gt;Wilson&lt;/Author&gt;&lt;Year&gt;1991&lt;/Year&gt;&lt;RecNum&gt;157&lt;/RecNum&gt;&lt;DisplayText&gt;&lt;style face="superscript"&gt;18&lt;/style&gt;&lt;/DisplayText&gt;&lt;record&gt;&lt;rec-number&gt;157&lt;/rec-number&gt;&lt;foreign-keys&gt;&lt;key app="EN" db-id="a2dwrpf27tdx0ie0a9uvve2ypf5xa9s0902d" timestamp="1781196523"&gt;157&lt;/key&gt;&lt;/foreign-keys&gt;&lt;ref-type name="Journal Article"&gt;17&lt;/ref-type&gt;&lt;contributors&gt;&lt;authors&gt;&lt;author&gt;Wilson, Geoffrey G&lt;/author&gt;&lt;author&gt;Murray, Noreen E&lt;/author&gt;&lt;/authors&gt;&lt;/contributors&gt;&lt;titles&gt;&lt;title&gt;Restriction and modification systems&lt;/title&gt;&lt;secondary-title&gt;Annual review of genetics&lt;/secondary-title&gt;&lt;/titles&gt;&lt;periodical&gt;&lt;full-title&gt;Annual review of genetics&lt;/full-title&gt;&lt;/periodical&gt;&lt;pages&gt;585-627&lt;/pages&gt;&lt;volume&gt;25&lt;/volume&gt;&lt;number&gt;1&lt;/number&gt;&lt;dates&gt;&lt;year&gt;1991&lt;/year&gt;&lt;/dates&gt;&lt;isbn&gt;0066-4197&lt;/isbn&gt;&lt;urls&gt;&lt;/urls&gt;&lt;/record&gt;&lt;/Cite&gt;&lt;/EndNote&gt;</w:del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delText>18</w:delTex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delText xml:space="preserve">. </w:delText>
        </w:r>
      </w:del>
      <w:del w:id="133" w:author="Bouzek,Heather K" w:date="2026-08-23T23:52:00Z" w16du:dateUtc="2026-08-24T04:52:00Z">
        <w:r>
          <w:rPr>
            <w:rFonts w:ascii="Times New Roman" w:eastAsia="Times New Roman" w:hAnsi="Times New Roman" w:cs="Times New Roman"/>
            <w:sz w:val="24"/>
            <w:szCs w:val="24"/>
          </w:rPr>
          <w:delText>The diversity and hypervariability of RM target sequence motifs (TSMs) within species and across strains mean that genetic tools optimized for one isolate frequently fail in another, even within the same lineage</w:delTex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delInstrText xml:space="preserve"> ADDIN EN.CITE &lt;EndNote&gt;&lt;Cite&gt;&lt;Author&gt;Monk&lt;/Author&gt;&lt;Year&gt;2012&lt;/Year&gt;&lt;RecNum&gt;120&lt;/RecNum&gt;&lt;DisplayText&gt;&lt;style face="superscript"&gt;10,19&lt;/style&gt;&lt;/DisplayText&gt;&lt;record&gt;&lt;rec-number&gt;120&lt;/rec-number&gt;&lt;foreign-keys&gt;&lt;key app="EN" db-id="a2dwrpf27tdx0ie0a9uvve2ypf5xa9s0902d" timestamp="1780590988"&gt;120&lt;/key&gt;&lt;/foreign-keys&gt;&lt;ref-type name="Journal Article"&gt;17&lt;/ref-type&gt;&lt;contributors&gt;&lt;authors&gt;&lt;author&gt;Monk, Ian R&lt;/author&gt;&lt;author&gt;Foster, Timothy J&lt;/author&gt;&lt;/authors&gt;&lt;/contributors&gt;&lt;titles&gt;&lt;title&gt;Genetic manipulation of Staphylococci—breaking through the barrier&lt;/title&gt;&lt;secondary-title&gt;Frontiers in cellular and infection microbiology&lt;/secondary-title&gt;&lt;/titles&gt;&lt;periodical&gt;&lt;full-title&gt;Frontiers in cellular and infection microbiology&lt;/full-title&gt;&lt;/periodical&gt;&lt;pages&gt;49&lt;/pages&gt;&lt;volume&gt;2&lt;/volume&gt;&lt;dates&gt;&lt;year&gt;2012&lt;/year&gt;&lt;/dates&gt;&lt;isbn&gt;2235-2988&lt;/isbn&gt;&lt;urls&gt;&lt;/urls&gt;&lt;/record&gt;&lt;/Cite&gt;&lt;Cite&gt;&lt;Author&gt;Monk&lt;/Author&gt;&lt;Year&gt;2015&lt;/Year&gt;&lt;RecNum&gt;121&lt;/RecNum&gt;&lt;record&gt;&lt;rec-number&gt;121&lt;/rec-number&gt;&lt;foreign-keys&gt;&lt;key app="EN" db-id="a2dwrpf27tdx0ie0a9uvve2ypf5xa9s0902d" timestamp="1780591065"&gt;121&lt;/key&gt;&lt;/foreign-keys&gt;&lt;ref-type name="Journal Article"&gt;17&lt;/ref-type&gt;&lt;contributors&gt;&lt;authors&gt;&lt;author&gt;Monk, Ian R&lt;/author&gt;&lt;author&gt;Tree, Jai J&lt;/author&gt;&lt;author&gt;Howden, Benjamin P&lt;/author&gt;&lt;author&gt;Stinear, Timothy P&lt;/author&gt;&lt;author&gt;Foster, Timothy J&lt;/author&gt;&lt;/authors&gt;&lt;/contributors&gt;&lt;titles&gt;&lt;title&gt;Complete bypass of restriction systems for major Staphylococcus aureus lineages&lt;/title&gt;&lt;secondary-title&gt;MBio&lt;/secondary-title&gt;&lt;/titles&gt;&lt;periodical&gt;&lt;full-title&gt;MBio&lt;/full-title&gt;&lt;/periodical&gt;&lt;pages&gt;10.1128/mbio. 00308-15&lt;/pages&gt;&lt;volume&gt;6&lt;/volume&gt;&lt;number&gt;3&lt;/number&gt;&lt;dates&gt;&lt;year&gt;2015&lt;/year&gt;&lt;/dates&gt;&lt;isbn&gt;2161-2129&lt;/isbn&gt;&lt;urls&gt;&lt;/urls&gt;&lt;/record&gt;&lt;/Cite&gt;&lt;/EndNote&gt;</w:del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delText>10,19</w:delTex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delText>. Consequently, establishing tractability in new bacteria has historically required bespoke, strain-specific solutions</w:delTex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delInstrText xml:space="preserve"> ADDIN EN.CITE &lt;EndNote&gt;&lt;Cite&gt;&lt;Author&gt;Suzuki&lt;/Author&gt;&lt;Year&gt;2011&lt;/Year&gt;&lt;RecNum&gt;137&lt;/RecNum&gt;&lt;DisplayText&gt;&lt;style face="superscript"&gt;20,21&lt;/style&gt;&lt;/DisplayText&gt;&lt;record&gt;&lt;rec-number&gt;137&lt;/rec-number&gt;&lt;foreign-keys&gt;&lt;key app="EN" db-id="a2dwrpf27tdx0ie0a9uvve2ypf5xa9s0902d" timestamp="1780685354"&gt;137&lt;/key&gt;&lt;/foreign-keys&gt;&lt;ref-type name="Book Section"&gt;5&lt;/ref-type&gt;&lt;contributors&gt;&lt;authors&gt;&lt;author&gt;Suzuki, Tohru&lt;/author&gt;&lt;author&gt;Yasui, Kazumasa&lt;/author&gt;&lt;/authors&gt;&lt;/contributors&gt;&lt;titles&gt;&lt;title&gt;Plasmid artificial modification: a novel method for efficient DNA transfer into bacteria&lt;/title&gt;&lt;secondary-title&gt;Strain engineering: Methods and protocols&lt;/secondary-title&gt;&lt;/titles&gt;&lt;pages&gt;309-326&lt;/pages&gt;&lt;dates&gt;&lt;year&gt;2011&lt;/year&gt;&lt;/dates&gt;&lt;publisher&gt;Springer&lt;/publisher&gt;&lt;urls&gt;&lt;/urls&gt;&lt;/record&gt;&lt;/Cite&gt;&lt;Cite&gt;&lt;Author&gt;Suzuki&lt;/Author&gt;&lt;Year&gt;2012&lt;/Year&gt;&lt;RecNum&gt;158&lt;/RecNum&gt;&lt;record&gt;&lt;rec-number&gt;158&lt;/rec-number&gt;&lt;foreign-keys&gt;&lt;key app="EN" db-id="a2dwrpf27tdx0ie0a9uvve2ypf5xa9s0902d" timestamp="1781196803"&gt;158&lt;/key&gt;&lt;/foreign-keys&gt;&lt;ref-type name="Journal Article"&gt;17&lt;/ref-type&gt;&lt;contributors&gt;&lt;authors&gt;&lt;author&gt;Suzuki, Hirokazu&lt;/author&gt;&lt;/authors&gt;&lt;/contributors&gt;&lt;titles&gt;&lt;title&gt;Host-mimicking strategies in DNA methylation for improved bacterial transformation&lt;/title&gt;&lt;secondary-title&gt;Methylation-from DNA, RNA and Histones to Diseases and Treatment&lt;/secondary-title&gt;&lt;/titles&gt;&lt;periodical&gt;&lt;full-title&gt;Methylation-from DNA, RNA and Histones to Diseases and Treatment&lt;/full-title&gt;&lt;/periodical&gt;&lt;pages&gt;51691&lt;/pages&gt;&lt;volume&gt;10&lt;/volume&gt;&lt;dates&gt;&lt;year&gt;2012&lt;/year&gt;&lt;/dates&gt;&lt;urls&gt;&lt;/urls&gt;&lt;/record&gt;&lt;/Cite&gt;&lt;/EndNote&gt;</w:del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delText>20,21</w:delTex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delText xml:space="preserve"> </w:delText>
        </w:r>
      </w:del>
      <w:del w:id="134" w:author="Bouzek,Heather K" w:date="2026-08-23T23:53:00Z" w16du:dateUtc="2026-08-24T04:53:00Z">
        <w:r>
          <w:rPr>
            <w:rFonts w:ascii="Times New Roman" w:eastAsia="Times New Roman" w:hAnsi="Times New Roman" w:cs="Times New Roman"/>
            <w:sz w:val="24"/>
            <w:szCs w:val="24"/>
          </w:rPr>
          <w:delText>developed through labor-intensive workflows that are often difficult to generalize across strains and species</w:delTex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delInstrText xml:space="preserve"> ADDIN EN.CITE &lt;EndNote&gt;&lt;Cite&gt;&lt;Author&gt;Salyers&lt;/Author&gt;&lt;Year&gt;2000&lt;/Year&gt;&lt;RecNum&gt;159&lt;/RecNum&gt;&lt;DisplayText&gt;&lt;style face="superscript"&gt;20&lt;/style&gt;&lt;/DisplayText&gt;&lt;record&gt;&lt;rec-number&gt;159&lt;/rec-number&gt;&lt;foreign-keys&gt;&lt;key app="EN" db-id="a2dwrpf27tdx0ie0a9uvve2ypf5xa9s0902d" timestamp="1781197132"&gt;159&lt;/key&gt;&lt;/foreign-keys&gt;&lt;ref-type name="Journal Article"&gt;17&lt;/ref-type&gt;&lt;contributors&gt;&lt;authors&gt;&lt;author&gt;Salyers, Abigail A&lt;/author&gt;&lt;author&gt;Bonheyo, George&lt;/author&gt;&lt;author&gt;Shoemaker, Nadja B&lt;/author&gt;&lt;/authors&gt;&lt;/contributors&gt;&lt;titles&gt;&lt;title&gt;Starting a new genetic system: lessons from Bacteroides&lt;/title&gt;&lt;secondary-title&gt;Methods&lt;/secondary-title&gt;&lt;/titles&gt;&lt;periodical&gt;&lt;full-title&gt;Methods&lt;/full-title&gt;&lt;/periodical&gt;&lt;pages&gt;35-46&lt;/pages&gt;&lt;volume&gt;20&lt;/volume&gt;&lt;number&gt;1&lt;/number&gt;&lt;dates&gt;&lt;year&gt;2000&lt;/year&gt;&lt;/dates&gt;&lt;isbn&gt;1046-2023&lt;/isbn&gt;&lt;urls&gt;&lt;/urls&gt;&lt;/record&gt;&lt;/Cite&gt;&lt;/EndNote&gt;</w:del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delText>20</w:delTex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delText>.</w:delText>
        </w:r>
      </w:del>
    </w:p>
    <w:p w14:paraId="3B264930" w14:textId="0831DA99" w:rsidR="001C3442" w:rsidRPr="00137EA5" w:rsidDel="008808BF" w:rsidRDefault="001C3442" w:rsidP="002F089D">
      <w:pPr>
        <w:suppressLineNumbers/>
        <w:spacing w:line="480" w:lineRule="auto"/>
        <w:jc w:val="both"/>
        <w:rPr>
          <w:del w:id="135" w:author="Bouzek,Heather K" w:date="2026-08-23T23:53:00Z" w16du:dateUtc="2026-08-24T04:53:00Z"/>
          <w:rFonts w:ascii="Times New Roman" w:eastAsia="Times New Roman" w:hAnsi="Times New Roman" w:cs="Times New Roman"/>
          <w:sz w:val="8"/>
          <w:szCs w:val="8"/>
        </w:rPr>
      </w:pPr>
    </w:p>
    <w:p w14:paraId="3427B514" w14:textId="3A467653" w:rsidR="00F5417A" w:rsidRDefault="00850C73" w:rsidP="008808BF">
      <w:pPr>
        <w:spacing w:after="240" w:line="480" w:lineRule="auto"/>
        <w:ind w:firstLine="720"/>
        <w:jc w:val="both"/>
        <w:rPr>
          <w:rFonts w:ascii="Times New Roman" w:eastAsia="Times New Roman" w:hAnsi="Times New Roman" w:cs="Times New Roman"/>
          <w:sz w:val="24"/>
          <w:szCs w:val="24"/>
          <w:lang w:val="en-US"/>
        </w:rPr>
      </w:pPr>
      <w:del w:id="136" w:author="Bouzek,Heather K" w:date="2026-08-23T23:53:00Z" w16du:dateUtc="2026-08-24T04:53:00Z">
        <w:r>
          <w:rPr>
            <w:rFonts w:ascii="Times New Roman" w:eastAsia="Times New Roman" w:hAnsi="Times New Roman" w:cs="Times New Roman"/>
            <w:sz w:val="24"/>
            <w:szCs w:val="24"/>
          </w:rPr>
          <w:delText xml:space="preserve">To address this barrier, </w:delText>
        </w:r>
      </w:del>
      <w:ins w:id="137" w:author="Bouzek,Heather K" w:date="2026-08-23T23:53:00Z" w16du:dateUtc="2026-08-24T04:53:00Z">
        <w:r>
          <w:rPr>
            <w:rFonts w:ascii="Times New Roman" w:eastAsia="Times New Roman" w:hAnsi="Times New Roman" w:cs="Times New Roman"/>
            <w:sz w:val="24"/>
            <w:szCs w:val="24"/>
          </w:rPr>
          <w:t>W</w:t>
        </w:r>
      </w:ins>
      <w:del w:id="138" w:author="Bouzek,Heather K" w:date="2026-08-23T23:53:00Z" w16du:dateUtc="2026-08-24T04:53:00Z">
        <w:r>
          <w:rPr>
            <w:rFonts w:ascii="Times New Roman" w:eastAsia="Times New Roman" w:hAnsi="Times New Roman" w:cs="Times New Roman"/>
            <w:sz w:val="24"/>
            <w:szCs w:val="24"/>
          </w:rPr>
          <w:delText>w</w:delText>
        </w:r>
      </w:del>
      <w:r>
        <w:rPr>
          <w:rFonts w:ascii="Times New Roman" w:eastAsia="Times New Roman" w:hAnsi="Times New Roman" w:cs="Times New Roman"/>
          <w:sz w:val="24"/>
          <w:szCs w:val="24"/>
        </w:rPr>
        <w:t>e previously developed SyngenicDNA (SynDNA)</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&lt;EndNote&gt;&lt;Cite&gt;&lt;Author&gt;Johnston&lt;/Author&gt;&lt;Year&gt;2019&lt;/Year&gt;&lt;RecNum&gt;65&lt;/RecNum&gt;&lt;DisplayText&gt;&lt;style face="superscript"&gt;8&lt;/style&gt;&lt;/DisplayText&gt;&lt;record&gt;&lt;rec-number&gt;65&lt;/rec-number&gt;&lt;foreign-keys&gt;&lt;key app="EN" db-id="a2dwrpf27tdx0ie0a9uvve2ypf5xa9s0902d" timestamp="1752858791"&gt;65&lt;/key&gt;&lt;/foreign-keys&gt;&lt;ref-type name="Journal Article"&gt;17&lt;/ref-type&gt;&lt;contributors&gt;&lt;authors&gt;&lt;author&gt;Johnston, Christopher D&lt;/author&gt;&lt;author&gt;Cotton, Sean L&lt;/author&gt;&lt;author&gt;Rittling, Susan R&lt;/author&gt;&lt;author&gt;Starr, Jacqueline R&lt;/author&gt;&lt;author&gt;Borisy, Gary G&lt;/author&gt;&lt;author&gt;Dewhirst, Floyd E&lt;/author&gt;&lt;author&gt;Lemon, Katherine P&lt;/author&gt;&lt;/authors&gt;&lt;/contributors&gt;&lt;titles&gt;&lt;title&gt;Systematic evasion of the restriction-modification barrier in bacteria&lt;/title&gt;&lt;secondary-title&gt;Proceedings of the National Academy of Sciences&lt;/secondary-title&gt;&lt;/titles&gt;&lt;periodical&gt;&lt;full-title&gt;Proceedings of the National Academy of Sciences&lt;/full-title&gt;&lt;/periodical&gt;&lt;pages&gt;11454-11459&lt;/pages&gt;&lt;volume&gt;116&lt;/volume&gt;&lt;number&gt;23&lt;/number&gt;&lt;dates&gt;&lt;year&gt;2019&lt;/year&gt;&lt;/dates&gt;&lt;isbn&gt;0027-8424&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lang w:val="en-US"/>
        </w:rPr>
        <w:t>, a strategy that adapts existing genetic tools to new bacterial hosts by removing RM-target motif</w:t>
      </w:r>
      <w:del w:id="139" w:author="Bouzek,Heather K" w:date="2026-08-23T23:58:00Z" w16du:dateUtc="2026-08-24T04:58:00Z">
        <w:r>
          <w:rPr>
            <w:rFonts w:ascii="Times New Roman" w:eastAsia="Times New Roman" w:hAnsi="Times New Roman" w:cs="Times New Roman"/>
            <w:sz w:val="24"/>
            <w:szCs w:val="24"/>
            <w:lang w:val="en-US"/>
          </w:rPr>
          <w:delText>s</w:delText>
        </w:r>
      </w:del>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at the DNA sequence level</w:t>
      </w:r>
      <w:r>
        <w:rPr>
          <w:rFonts w:ascii="Times New Roman" w:eastAsia="Times New Roman" w:hAnsi="Times New Roman" w:cs="Times New Roman"/>
          <w:sz w:val="24"/>
          <w:szCs w:val="24"/>
          <w:lang w:val="en-US"/>
        </w:rPr>
        <w:t>.</w:t>
      </w:r>
      <w:ins w:id="140" w:author="Bouzek,Heather K" w:date="2026-08-23T23:56:00Z" w16du:dateUtc="2026-08-24T04:56:00Z">
        <w:r>
          <w:rPr>
            <w:rFonts w:ascii="Times New Roman" w:eastAsia="Times New Roman" w:hAnsi="Times New Roman" w:cs="Times New Roman"/>
            <w:sz w:val="24"/>
            <w:szCs w:val="24"/>
            <w:lang w:val="en-US"/>
          </w:rPr>
          <w:t xml:space="preserve"> </w:t>
        </w:r>
      </w:ins>
      <w:del w:id="141" w:author="Bouzek,Heather K" w:date="2026-08-23T23:56:00Z" w16du:dateUtc="2026-08-24T04:56:00Z">
        <w:r>
          <w:rPr>
            <w:rFonts w:ascii="Times New Roman" w:eastAsia="Times New Roman" w:hAnsi="Times New Roman" w:cs="Times New Roman"/>
            <w:sz w:val="24"/>
            <w:szCs w:val="24"/>
            <w:lang w:val="en-US"/>
          </w:rPr>
          <w:lastRenderedPageBreak/>
          <w:delText xml:space="preserve"> We reasoned that </w:delText>
        </w:r>
        <w:r>
          <w:rPr>
            <w:rFonts w:ascii="Times New Roman" w:eastAsia="Times New Roman" w:hAnsi="Times New Roman" w:cs="Times New Roman"/>
            <w:sz w:val="24"/>
            <w:szCs w:val="24"/>
          </w:rPr>
          <w:delText>a primary barrier to the portability of genetic tools from one strain or species to another is often sequence-level incompatibility with host RM systems, rather than fundamental biological incompatibility, as numerous plasmid backbones and replication systems are known to function across diverse bacterial taxa once successfully introduced</w:delTex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delInstrText xml:space="preserve"> ADDIN EN.CITE &lt;EndNote&gt;&lt;Cite&gt;&lt;Author&gt;Jain&lt;/Author&gt;&lt;Year&gt;2013&lt;/Year&gt;&lt;RecNum&gt;160&lt;/RecNum&gt;&lt;DisplayText&gt;&lt;style face="superscript"&gt;20,21&lt;/style&gt;&lt;/DisplayText&gt;&lt;record&gt;&lt;rec-number&gt;160&lt;/rec-number&gt;&lt;foreign-keys&gt;&lt;key app="EN" db-id="a2dwrpf27tdx0ie0a9uvve2ypf5xa9s0902d" timestamp="1781198397"&gt;160&lt;/key&gt;&lt;/foreign-keys&gt;&lt;ref-type name="Journal Article"&gt;17&lt;/ref-type&gt;&lt;contributors&gt;&lt;authors&gt;&lt;author&gt;Jain, Aayushi&lt;/author&gt;&lt;author&gt;Srivastava, Preeti&lt;/author&gt;&lt;/authors&gt;&lt;/contributors&gt;&lt;titles&gt;&lt;title&gt;Broad host range plasmids&lt;/title&gt;&lt;secondary-title&gt;FEMS microbiology letters&lt;/secondary-title&gt;&lt;/titles&gt;&lt;periodical&gt;&lt;full-title&gt;FEMS microbiology letters&lt;/full-title&gt;&lt;/periodical&gt;&lt;pages&gt;87-96&lt;/pages&gt;&lt;volume&gt;348&lt;/volume&gt;&lt;number&gt;2&lt;/number&gt;&lt;dates&gt;&lt;year&gt;2013&lt;/year&gt;&lt;/dates&gt;&lt;isbn&gt;1574-6968&lt;/isbn&gt;&lt;urls&gt;&lt;/urls&gt;&lt;/record&gt;&lt;/Cite&gt;&lt;Cite&gt;&lt;Author&gt;Bryksin&lt;/Author&gt;&lt;Year&gt;2010&lt;/Year&gt;&lt;RecNum&gt;161&lt;/RecNum&gt;&lt;record&gt;&lt;rec-number&gt;161&lt;/rec-number&gt;&lt;foreign-keys&gt;&lt;key app="EN" db-id="a2dwrpf27tdx0ie0a9uvve2ypf5xa9s0902d" timestamp="1781198438"&gt;161&lt;/key&gt;&lt;/foreign-keys&gt;&lt;ref-type name="Journal Article"&gt;17&lt;/ref-type&gt;&lt;contributors&gt;&lt;authors&gt;&lt;author&gt;Bryksin, Anton V&lt;/author&gt;&lt;author&gt;Matsumura, Ichiro&lt;/author&gt;&lt;/authors&gt;&lt;/contributors&gt;&lt;titles&gt;&lt;title&gt;Rational design of a plasmid origin that replicates efficiently in both gram-positive and gram-negative bacteria&lt;/title&gt;&lt;secondary-title&gt;PloS one&lt;/secondary-title&gt;&lt;/titles&gt;&lt;periodical&gt;&lt;full-title&gt;PloS one&lt;/full-title&gt;&lt;/periodical&gt;&lt;pages&gt;e13244&lt;/pages&gt;&lt;volume&gt;5&lt;/volume&gt;&lt;number&gt;10&lt;/number&gt;&lt;dates&gt;&lt;year&gt;2010&lt;/year&gt;&lt;/dates&gt;&lt;isbn&gt;1932-6203&lt;/isbn&gt;&lt;urls&gt;&lt;/urls&gt;&lt;/record&gt;&lt;/Cite&gt;&lt;/EndNote&gt;</w:del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delText>20,21</w:delTex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delText>.</w:delText>
        </w:r>
        <w:r>
          <w:rPr>
            <w:rFonts w:ascii="Times New Roman" w:eastAsia="Times New Roman" w:hAnsi="Times New Roman" w:cs="Times New Roman"/>
            <w:sz w:val="24"/>
            <w:szCs w:val="24"/>
            <w:lang w:val="en-US"/>
          </w:rPr>
          <w:delText xml:space="preserve"> </w:delText>
        </w:r>
      </w:del>
      <w:r>
        <w:rPr>
          <w:rFonts w:ascii="Times New Roman" w:eastAsia="Times New Roman" w:hAnsi="Times New Roman" w:cs="Times New Roman"/>
          <w:sz w:val="24"/>
          <w:szCs w:val="24"/>
        </w:rPr>
        <w:t xml:space="preserve">Using strain-specific methylome data, </w:t>
      </w:r>
      <w:r>
        <w:rPr>
          <w:rFonts w:ascii="Times New Roman" w:eastAsia="Times New Roman" w:hAnsi="Times New Roman" w:cs="Times New Roman"/>
          <w:sz w:val="24"/>
          <w:szCs w:val="24"/>
          <w:lang w:val="en-US"/>
        </w:rPr>
        <w:t>SynDNA</w:t>
      </w:r>
      <w:r>
        <w:rPr>
          <w:rFonts w:ascii="Times New Roman" w:eastAsia="Times New Roman" w:hAnsi="Times New Roman" w:cs="Times New Roman"/>
          <w:sz w:val="24"/>
          <w:szCs w:val="24"/>
        </w:rPr>
        <w:t xml:space="preserve">-guided redesign </w:t>
      </w:r>
      <w:r>
        <w:rPr>
          <w:rFonts w:ascii="Times New Roman" w:eastAsia="Times New Roman" w:hAnsi="Times New Roman" w:cs="Times New Roman"/>
          <w:sz w:val="24"/>
          <w:szCs w:val="24"/>
          <w:lang w:val="en-US"/>
        </w:rPr>
        <w:t>removes</w:t>
      </w:r>
      <w:ins w:id="142" w:author="Bouzek,Heather K" w:date="2026-08-24T00:45:00Z" w16du:dateUtc="2026-08-24T05:45:00Z">
        <w:r>
          <w:rPr>
            <w:rFonts w:ascii="Times New Roman" w:eastAsia="Times New Roman" w:hAnsi="Times New Roman" w:cs="Times New Roman"/>
            <w:sz w:val="24"/>
            <w:szCs w:val="24"/>
            <w:lang w:val="en-US"/>
          </w:rPr>
          <w:t xml:space="preserve"> </w:t>
        </w:r>
      </w:ins>
      <w:del w:id="143" w:author="Bouzek,Heather K" w:date="2026-08-24T00:45:00Z" w16du:dateUtc="2026-08-24T05:45:00Z">
        <w:r>
          <w:rPr>
            <w:rFonts w:ascii="Times New Roman" w:eastAsia="Times New Roman" w:hAnsi="Times New Roman" w:cs="Times New Roman"/>
            <w:sz w:val="24"/>
            <w:szCs w:val="24"/>
            <w:lang w:val="en-US"/>
          </w:rPr>
          <w:delText xml:space="preserve"> </w:delText>
        </w:r>
      </w:del>
      <w:del w:id="144" w:author="Bouzek,Heather K" w:date="2026-08-24T00:43:00Z" w16du:dateUtc="2026-08-24T05:43:00Z">
        <w:r>
          <w:rPr>
            <w:rFonts w:ascii="Times New Roman" w:eastAsia="Times New Roman" w:hAnsi="Times New Roman" w:cs="Times New Roman"/>
            <w:sz w:val="24"/>
            <w:szCs w:val="24"/>
            <w:lang w:val="en-US"/>
          </w:rPr>
          <w:delText xml:space="preserve">RM-target </w:delText>
        </w:r>
      </w:del>
      <w:del w:id="145" w:author="Bouzek,Heather K" w:date="2026-08-23T23:58:00Z" w16du:dateUtc="2026-08-24T04:58:00Z">
        <w:r>
          <w:rPr>
            <w:rFonts w:ascii="Times New Roman" w:eastAsia="Times New Roman" w:hAnsi="Times New Roman" w:cs="Times New Roman"/>
            <w:sz w:val="24"/>
            <w:szCs w:val="24"/>
            <w:lang w:val="en-US"/>
          </w:rPr>
          <w:delText>motifs</w:delText>
        </w:r>
      </w:del>
      <w:del w:id="146" w:author="Bouzek,Heather K" w:date="2026-08-24T00:43:00Z" w16du:dateUtc="2026-08-24T05:43:00Z">
        <w:r>
          <w:rPr>
            <w:rFonts w:ascii="Times New Roman" w:eastAsia="Times New Roman" w:hAnsi="Times New Roman" w:cs="Times New Roman"/>
            <w:sz w:val="24"/>
            <w:szCs w:val="24"/>
            <w:lang w:val="en-US"/>
          </w:rPr>
          <w:delText xml:space="preserve"> (</w:delText>
        </w:r>
      </w:del>
      <w:r>
        <w:rPr>
          <w:rFonts w:ascii="Times New Roman" w:eastAsia="Times New Roman" w:hAnsi="Times New Roman" w:cs="Times New Roman"/>
          <w:sz w:val="24"/>
          <w:szCs w:val="24"/>
          <w:lang w:val="en-US"/>
        </w:rPr>
        <w:t>TSM</w:t>
      </w:r>
      <w:ins w:id="147" w:author="Bouzek,Heather K" w:date="2026-08-24T00:45:00Z" w16du:dateUtc="2026-08-24T05:45:00Z">
        <w:r>
          <w:rPr>
            <w:rFonts w:ascii="Times New Roman" w:eastAsia="Times New Roman" w:hAnsi="Times New Roman" w:cs="Times New Roman"/>
            <w:sz w:val="24"/>
            <w:szCs w:val="24"/>
            <w:lang w:val="en-US"/>
          </w:rPr>
          <w:t>s</w:t>
        </w:r>
      </w:ins>
      <w:del w:id="148" w:author="Bouzek,Heather K" w:date="2026-08-23T23:57:00Z" w16du:dateUtc="2026-08-24T04:57:00Z">
        <w:r>
          <w:rPr>
            <w:rFonts w:ascii="Times New Roman" w:eastAsia="Times New Roman" w:hAnsi="Times New Roman" w:cs="Times New Roman"/>
            <w:sz w:val="24"/>
            <w:szCs w:val="24"/>
            <w:lang w:val="en-US"/>
          </w:rPr>
          <w:delText>s</w:delText>
        </w:r>
      </w:del>
      <w:del w:id="149" w:author="Bouzek,Heather K" w:date="2026-08-24T00:43:00Z" w16du:dateUtc="2026-08-24T05:43:00Z">
        <w:r>
          <w:rPr>
            <w:rFonts w:ascii="Times New Roman" w:eastAsia="Times New Roman" w:hAnsi="Times New Roman" w:cs="Times New Roman"/>
            <w:sz w:val="24"/>
            <w:szCs w:val="24"/>
            <w:lang w:val="en-US"/>
          </w:rPr>
          <w:delText>)</w:delText>
        </w:r>
      </w:del>
      <w:r>
        <w:rPr>
          <w:rFonts w:ascii="Times New Roman" w:eastAsia="Times New Roman" w:hAnsi="Times New Roman" w:cs="Times New Roman"/>
          <w:sz w:val="24"/>
          <w:szCs w:val="24"/>
          <w:lang w:val="en-US"/>
        </w:rPr>
        <w:t xml:space="preserve"> through targeted synonymous </w:t>
      </w:r>
      <w:del w:id="150" w:author="Bouzek,Heather K" w:date="2026-08-24T00:46:00Z" w16du:dateUtc="2026-08-24T05:46:00Z">
        <w:r>
          <w:rPr>
            <w:rFonts w:ascii="Times New Roman" w:eastAsia="Times New Roman" w:hAnsi="Times New Roman" w:cs="Times New Roman"/>
            <w:sz w:val="24"/>
            <w:szCs w:val="24"/>
            <w:lang w:val="en-US"/>
          </w:rPr>
          <w:delText xml:space="preserve">codon </w:delText>
        </w:r>
      </w:del>
      <w:r>
        <w:rPr>
          <w:rFonts w:ascii="Times New Roman" w:eastAsia="Times New Roman" w:hAnsi="Times New Roman" w:cs="Times New Roman"/>
          <w:sz w:val="24"/>
          <w:szCs w:val="24"/>
          <w:lang w:val="en-US"/>
        </w:rPr>
        <w:t xml:space="preserve">substitutions or deletion of non-functional regions, </w:t>
      </w:r>
      <w:r>
        <w:rPr>
          <w:rFonts w:ascii="Times New Roman" w:eastAsia="Times New Roman" w:hAnsi="Times New Roman" w:cs="Times New Roman"/>
          <w:sz w:val="24"/>
          <w:szCs w:val="24"/>
        </w:rPr>
        <w:t xml:space="preserve">producing </w:t>
      </w:r>
      <w:r>
        <w:rPr>
          <w:rFonts w:ascii="Times New Roman" w:eastAsia="Times New Roman" w:hAnsi="Times New Roman" w:cs="Times New Roman"/>
          <w:sz w:val="24"/>
          <w:szCs w:val="24"/>
          <w:lang w:val="en-US"/>
        </w:rPr>
        <w:t xml:space="preserve">RM-silent </w:t>
      </w:r>
      <w:r>
        <w:rPr>
          <w:rFonts w:ascii="Times New Roman" w:eastAsia="Times New Roman" w:hAnsi="Times New Roman" w:cs="Times New Roman"/>
          <w:sz w:val="24"/>
          <w:szCs w:val="24"/>
        </w:rPr>
        <w:t>constructs that</w:t>
      </w:r>
      <w:del w:id="151" w:author="Bouzek,Heather K" w:date="2026-08-24T00:46:00Z" w16du:dateUtc="2026-08-24T05:46:00Z">
        <w:r>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del w:id="152" w:author="Bouzek,Heather K" w:date="2026-08-24T00:46:00Z" w16du:dateUtc="2026-08-24T05:46:00Z">
        <w:r>
          <w:rPr>
            <w:rFonts w:ascii="Times New Roman" w:eastAsia="Times New Roman" w:hAnsi="Times New Roman" w:cs="Times New Roman"/>
            <w:sz w:val="24"/>
            <w:szCs w:val="24"/>
            <w:lang w:val="en-US"/>
          </w:rPr>
          <w:delText xml:space="preserve">upon </w:delText>
        </w:r>
        <w:r>
          <w:rPr>
            <w:rFonts w:ascii="Times New Roman" w:eastAsia="Times New Roman" w:hAnsi="Times New Roman" w:cs="Times New Roman"/>
            <w:i/>
            <w:iCs/>
            <w:sz w:val="24"/>
            <w:szCs w:val="24"/>
            <w:lang w:val="en-US"/>
          </w:rPr>
          <w:delText>de novo</w:delText>
        </w:r>
        <w:r>
          <w:rPr>
            <w:rFonts w:ascii="Times New Roman" w:eastAsia="Times New Roman" w:hAnsi="Times New Roman" w:cs="Times New Roman"/>
            <w:sz w:val="24"/>
            <w:szCs w:val="24"/>
            <w:lang w:val="en-US"/>
          </w:rPr>
          <w:delText xml:space="preserve"> synthesis,</w:delText>
        </w:r>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evade restriction during transformation</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&lt;EndNote&gt;&lt;Cite&gt;&lt;Author&gt;Johnston&lt;/Author&gt;&lt;Year&gt;2019&lt;/Year&gt;&lt;RecNum&gt;65&lt;/RecNum&gt;&lt;DisplayText&gt;&lt;style face="superscript"&gt;8&lt;/style&gt;&lt;/DisplayText&gt;&lt;record&gt;&lt;rec-number&gt;65&lt;/rec-number&gt;&lt;foreign-keys&gt;&lt;key app="EN" db-id="a2dwrpf27tdx0ie0a9uvve2ypf5xa9s0902d" timestamp="1752858791"&gt;65&lt;/key&gt;&lt;/foreign-keys&gt;&lt;ref-type name="Journal Article"&gt;17&lt;/ref-type&gt;&lt;contributors&gt;&lt;authors&gt;&lt;author&gt;Johnston, Christopher D&lt;/author&gt;&lt;author&gt;Cotton, Sean L&lt;/author&gt;&lt;author&gt;Rittling, Susan R&lt;/author&gt;&lt;author&gt;Starr, Jacqueline R&lt;/author&gt;&lt;author&gt;Borisy, Gary G&lt;/author&gt;&lt;author&gt;Dewhirst, Floyd E&lt;/author&gt;&lt;author&gt;Lemon, Katherine P&lt;/author&gt;&lt;/authors&gt;&lt;/contributors&gt;&lt;titles&gt;&lt;title&gt;Systematic evasion of the restriction-modification barrier in bacteria&lt;/title&gt;&lt;secondary-title&gt;Proceedings of the National Academy of Sciences&lt;/secondary-title&gt;&lt;/titles&gt;&lt;periodical&gt;&lt;full-title&gt;Proceedings of the National Academy of Sciences&lt;/full-title&gt;&lt;/periodical&gt;&lt;pages&gt;11454-11459&lt;/pages&gt;&lt;volume&gt;116&lt;/volume&gt;&lt;number&gt;23&lt;/number&gt;&lt;dates&gt;&lt;year&gt;2019&lt;/year&gt;&lt;/dates&gt;&lt;isbn&gt;0027-8424&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ins w:id="153" w:author="Bouzek,Heather K" w:date="2026-08-24T00:47:00Z">
        <w:r>
          <w:rPr>
            <w:rFonts w:ascii="Times New Roman" w:eastAsia="Times New Roman" w:hAnsi="Times New Roman" w:cs="Times New Roman"/>
            <w:sz w:val="24"/>
            <w:szCs w:val="24"/>
            <w:lang w:val="en-US"/>
          </w:rPr>
          <w:t>SynDNA-based approaches have improved genetic tractability a</w:t>
        </w:r>
      </w:ins>
      <w:del w:id="154" w:author="Bouzek,Heather K" w:date="2026-08-24T00:47:00Z" w16du:dateUtc="2026-08-24T05:47:00Z">
        <w:r>
          <w:rPr>
            <w:rFonts w:ascii="Times New Roman" w:eastAsia="Times New Roman" w:hAnsi="Times New Roman" w:cs="Times New Roman"/>
            <w:sz w:val="24"/>
            <w:szCs w:val="24"/>
            <w:lang w:val="en-US"/>
          </w:rPr>
          <w:delText>A</w:delText>
        </w:r>
      </w:del>
      <w:r>
        <w:rPr>
          <w:rFonts w:ascii="Times New Roman" w:eastAsia="Times New Roman" w:hAnsi="Times New Roman" w:cs="Times New Roman"/>
          <w:sz w:val="24"/>
          <w:szCs w:val="24"/>
          <w:lang w:val="en-US"/>
        </w:rPr>
        <w:t xml:space="preserve">cross </w:t>
      </w:r>
      <w:r>
        <w:rPr>
          <w:rFonts w:ascii="Times New Roman" w:eastAsia="Times New Roman" w:hAnsi="Times New Roman" w:cs="Times New Roman"/>
          <w:sz w:val="24"/>
          <w:szCs w:val="24"/>
        </w:rPr>
        <w:t xml:space="preserve">multiple bacterial genera, </w:t>
      </w:r>
      <w:r>
        <w:rPr>
          <w:rFonts w:ascii="Times New Roman" w:eastAsia="Times New Roman" w:hAnsi="Times New Roman" w:cs="Times New Roman"/>
          <w:sz w:val="24"/>
          <w:szCs w:val="24"/>
          <w:lang w:val="en-US"/>
        </w:rPr>
        <w:t xml:space="preserve">including </w:t>
      </w:r>
      <w:r>
        <w:rPr>
          <w:rFonts w:ascii="Times New Roman" w:eastAsia="Times New Roman" w:hAnsi="Times New Roman" w:cs="Times New Roman"/>
          <w:i/>
          <w:iCs/>
          <w:sz w:val="24"/>
          <w:szCs w:val="24"/>
          <w:lang w:val="en-US"/>
        </w:rPr>
        <w:t>Bacteroides</w:t>
      </w:r>
      <w:r>
        <w:rPr>
          <w:rFonts w:ascii="Times New Roman" w:eastAsia="Times New Roman" w:hAnsi="Times New Roman" w:cs="Times New Roman"/>
          <w:i/>
          <w:iCs/>
          <w:sz w:val="24"/>
          <w:szCs w:val="24"/>
          <w:lang w:val="en-US"/>
        </w:rPr>
        <w:fldChar w:fldCharType="begin"/>
      </w:r>
      <w:r>
        <w:rPr>
          <w:rFonts w:ascii="Times New Roman" w:eastAsia="Times New Roman" w:hAnsi="Times New Roman" w:cs="Times New Roman"/>
          <w:i/>
          <w:iCs/>
          <w:sz w:val="24"/>
          <w:szCs w:val="24"/>
          <w:lang w:val="en-US"/>
        </w:rPr>
        <w:instrText xml:space="preserve"> ADDIN EN.CITE &lt;EndNote&gt;&lt;Cite&gt;&lt;Author&gt;Shen&lt;/Author&gt;&lt;Year&gt;2025&lt;/Year&gt;&lt;RecNum&gt;146&lt;/RecNum&gt;&lt;DisplayText&gt;&lt;style face="superscript"&gt;20&lt;/style&gt;&lt;/DisplayText&gt;&lt;record&gt;&lt;rec-number&gt;146&lt;/rec-number&gt;&lt;foreign-keys&gt;&lt;key app="EN" db-id="a2dwrpf27tdx0ie0a9uvve2ypf5xa9s0902d" timestamp="1780944413"&gt;146&lt;/key&gt;&lt;/foreign-keys&gt;&lt;ref-type name="Journal Article"&gt;17&lt;/ref-type&gt;&lt;contributors&gt;&lt;authors&gt;&lt;author&gt;Shen, Beth A&lt;/author&gt;&lt;author&gt;Asfahl, Kyle L&lt;/author&gt;&lt;author&gt;Lim, Bentley&lt;/author&gt;&lt;author&gt;Bertolli, Savannah K&lt;/author&gt;&lt;author&gt;Minot, Samuel S&lt;/author&gt;&lt;author&gt;Radey, Matthew C&lt;/author&gt;&lt;author&gt;Penewit, Kelsi&lt;/author&gt;&lt;author&gt;Ngo, Billy&lt;/author&gt;&lt;author&gt;Salipante, Stephen J&lt;/author&gt;&lt;author&gt;Johnston, Christopher D&lt;/author&gt;&lt;/authors&gt;&lt;/contributors&gt;&lt;titles&gt;&lt;title&gt;The type VI secretion system governs strain maintenance in a wild mammalian gut microbiome&lt;/title&gt;&lt;secondary-title&gt;bioRxiv&lt;/secondary-title&gt;&lt;/titles&gt;&lt;periodical&gt;&lt;full-title&gt;Biorxiv&lt;/full-title&gt;&lt;/periodical&gt;&lt;pages&gt;2025.11. 29.690828&lt;/pages&gt;&lt;dates&gt;&lt;year&gt;2025&lt;/year&gt;&lt;/dates&gt;&lt;isbn&gt;2692-8205&lt;/isbn&gt;&lt;urls&gt;&lt;/urls&gt;&lt;/record&gt;&lt;/Cite&gt;&lt;/EndNote&gt;</w:instrText>
      </w:r>
      <w:r>
        <w:rPr>
          <w:rFonts w:ascii="Times New Roman" w:eastAsia="Times New Roman" w:hAnsi="Times New Roman" w:cs="Times New Roman"/>
          <w:i/>
          <w:iCs/>
          <w:sz w:val="24"/>
          <w:szCs w:val="24"/>
          <w:lang w:val="en-US"/>
        </w:rPr>
        <w:fldChar w:fldCharType="separate"/>
      </w:r>
      <w:r>
        <w:rPr>
          <w:rFonts w:ascii="Times New Roman" w:eastAsia="Times New Roman" w:hAnsi="Times New Roman" w:cs="Times New Roman"/>
          <w:i/>
          <w:iCs/>
          <w:noProof/>
          <w:sz w:val="24"/>
          <w:szCs w:val="24"/>
          <w:vertAlign w:val="superscript"/>
          <w:lang w:val="en-US"/>
        </w:rPr>
        <w:t>20</w:t>
      </w:r>
      <w:r>
        <w:rPr>
          <w:rFonts w:ascii="Times New Roman" w:eastAsia="Times New Roman" w:hAnsi="Times New Roman" w:cs="Times New Roman"/>
          <w:i/>
          <w:iCs/>
          <w:sz w:val="24"/>
          <w:szCs w:val="24"/>
          <w:lang w:val="en-US"/>
        </w:rPr>
        <w:fldChar w:fldCharType="end"/>
      </w:r>
      <w:r>
        <w:rPr>
          <w:rFonts w:ascii="Times New Roman" w:eastAsia="Times New Roman" w:hAnsi="Times New Roman" w:cs="Times New Roman"/>
          <w:i/>
          <w:iCs/>
          <w:sz w:val="24"/>
          <w:szCs w:val="24"/>
          <w:lang w:val="en-US"/>
        </w:rPr>
        <w:t>, Bifidobacterium</w:t>
      </w:r>
      <w:r>
        <w:rPr>
          <w:rFonts w:ascii="Times New Roman" w:eastAsia="Times New Roman" w:hAnsi="Times New Roman" w:cs="Times New Roman"/>
          <w:i/>
          <w:iCs/>
          <w:sz w:val="24"/>
          <w:szCs w:val="24"/>
          <w:lang w:val="en-US"/>
        </w:rPr>
        <w:fldChar w:fldCharType="begin"/>
      </w:r>
      <w:r>
        <w:rPr>
          <w:rFonts w:ascii="Times New Roman" w:eastAsia="Times New Roman" w:hAnsi="Times New Roman" w:cs="Times New Roman"/>
          <w:i/>
          <w:iCs/>
          <w:sz w:val="24"/>
          <w:szCs w:val="24"/>
          <w:lang w:val="en-US"/>
        </w:rPr>
        <w:instrText xml:space="preserve"> ADDIN EN.CITE &lt;EndNote&gt;&lt;Cite&gt;&lt;Author&gt;Hoedt&lt;/Author&gt;&lt;Year&gt;2021&lt;/Year&gt;&lt;RecNum&gt;134&lt;/RecNum&gt;&lt;DisplayText&gt;&lt;style face="superscript"&gt;21&lt;/style&gt;&lt;/DisplayText&gt;&lt;record&gt;&lt;rec-number&gt;134&lt;/rec-number&gt;&lt;foreign-keys&gt;&lt;key app="EN" db-id="a2dwrpf27tdx0ie0a9uvve2ypf5xa9s0902d" timestamp="1780684414"&gt;134&lt;/key&gt;&lt;/foreign-keys&gt;&lt;ref-type name="Journal Article"&gt;17&lt;/ref-type&gt;&lt;contributors&gt;&lt;authors&gt;&lt;author&gt;Hoedt, Emily C&lt;/author&gt;&lt;author&gt;Bottacini, Francesca&lt;/author&gt;&lt;author&gt;Cash, Nora&lt;/author&gt;&lt;author&gt;Bongers, Roger S&lt;/author&gt;&lt;author&gt;Van Limpt, Kees&lt;/author&gt;&lt;author&gt;Ben Amor, Kaouther&lt;/author&gt;&lt;author&gt;Knol, Jan&lt;/author&gt;&lt;author&gt;MacSharry, John&lt;/author&gt;&lt;author&gt;van Sinderen, Douwe&lt;/author&gt;&lt;/authors&gt;&lt;/contributors&gt;&lt;titles&gt;&lt;title&gt;Broad purpose vector for site-directed insertional mutagenesis in Bifidobacterium breve&lt;/title&gt;&lt;secondary-title&gt;Frontiers in Microbiology&lt;/secondary-title&gt;&lt;/titles&gt;&lt;periodical&gt;&lt;full-title&gt;Frontiers in Microbiology&lt;/full-title&gt;&lt;/periodical&gt;&lt;pages&gt;636822&lt;/pages&gt;&lt;volume&gt;12&lt;/volume&gt;&lt;dates&gt;&lt;year&gt;2021&lt;/year&gt;&lt;/dates&gt;&lt;isbn&gt;1664-302X&lt;/isbn&gt;&lt;urls&gt;&lt;/urls&gt;&lt;/record&gt;&lt;/Cite&gt;&lt;/EndNote&gt;</w:instrText>
      </w:r>
      <w:r>
        <w:rPr>
          <w:rFonts w:ascii="Times New Roman" w:eastAsia="Times New Roman" w:hAnsi="Times New Roman" w:cs="Times New Roman"/>
          <w:i/>
          <w:iCs/>
          <w:sz w:val="24"/>
          <w:szCs w:val="24"/>
          <w:lang w:val="en-US"/>
        </w:rPr>
        <w:fldChar w:fldCharType="separate"/>
      </w:r>
      <w:r>
        <w:rPr>
          <w:rFonts w:ascii="Times New Roman" w:eastAsia="Times New Roman" w:hAnsi="Times New Roman" w:cs="Times New Roman"/>
          <w:i/>
          <w:iCs/>
          <w:noProof/>
          <w:sz w:val="24"/>
          <w:szCs w:val="24"/>
          <w:vertAlign w:val="superscript"/>
          <w:lang w:val="en-US"/>
        </w:rPr>
        <w:t>21</w:t>
      </w:r>
      <w:r>
        <w:rPr>
          <w:rFonts w:ascii="Times New Roman" w:eastAsia="Times New Roman" w:hAnsi="Times New Roman" w:cs="Times New Roman"/>
          <w:i/>
          <w:iCs/>
          <w:sz w:val="24"/>
          <w:szCs w:val="24"/>
          <w:lang w:val="en-US"/>
        </w:rPr>
        <w:fldChar w:fldCharType="end"/>
      </w:r>
      <w:r>
        <w:rPr>
          <w:rFonts w:ascii="Times New Roman" w:eastAsia="Times New Roman" w:hAnsi="Times New Roman" w:cs="Times New Roman"/>
          <w:i/>
          <w:iCs/>
          <w:sz w:val="24"/>
          <w:szCs w:val="24"/>
          <w:lang w:val="en-US"/>
        </w:rPr>
        <w:t>, Cutibacterium</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&lt;EndNote&gt;&lt;Cite&gt;&lt;Author&gt;Knödlseder&lt;/Author&gt;&lt;Year&gt;2024&lt;/Year&gt;&lt;RecNum&gt;133&lt;/RecNum&gt;&lt;DisplayText&gt;&lt;style face="superscript"&gt;22&lt;/style&gt;&lt;/DisplayText&gt;&lt;record&gt;&lt;rec-number&gt;133&lt;/rec-number&gt;&lt;foreign-keys&gt;&lt;key app="EN" db-id="a2dwrpf27tdx0ie0a9uvve2ypf5xa9s0902d" timestamp="1780684190"&gt;133&lt;/key&gt;&lt;/foreign-keys&gt;&lt;ref-type name="Journal Article"&gt;17&lt;/ref-type&gt;&lt;contributors&gt;&lt;authors&gt;&lt;author&gt;Knödlseder, Nastassia&lt;/author&gt;&lt;author&gt;Fábrega, María-José&lt;/author&gt;&lt;author&gt;Santos-Moreno, Javier&lt;/author&gt;&lt;author&gt;Manils, Joan&lt;/author&gt;&lt;author&gt;Toloza, Lorena&lt;/author&gt;&lt;author&gt;Marín Vilar, Maria&lt;/author&gt;&lt;author&gt;Fernández, Cristina&lt;/author&gt;&lt;author&gt;Broadbent, Katrina&lt;/author&gt;&lt;author&gt;Maruotti, Julien&lt;/author&gt;&lt;author&gt;Lemenager, Hélène&lt;/author&gt;&lt;/authors&gt;&lt;/contributors&gt;&lt;titles&gt;&lt;title&gt;Delivery of a sebum modulator by an engineered skin microbe in mice&lt;/title&gt;&lt;secondary-title&gt;Nature Biotechnology&lt;/secondary-title&gt;&lt;/titles&gt;&lt;periodical&gt;&lt;full-title&gt;Nature Biotechnology&lt;/full-title&gt;&lt;/periodical&gt;&lt;pages&gt;1661-1666&lt;/pages&gt;&lt;volume&gt;42&lt;/volume&gt;&lt;number&gt;11&lt;/number&gt;&lt;dates&gt;&lt;year&gt;2024&lt;/year&gt;&lt;/dates&gt;&lt;isbn&gt;1087-0156&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22</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Gardnerella</w:t>
      </w:r>
      <w:r>
        <w:rPr>
          <w:rFonts w:ascii="Times New Roman" w:eastAsia="Times New Roman" w:hAnsi="Times New Roman" w:cs="Times New Roman"/>
          <w:i/>
          <w:iCs/>
          <w:sz w:val="24"/>
          <w:szCs w:val="24"/>
          <w:lang w:val="en-US"/>
        </w:rPr>
        <w:fldChar w:fldCharType="begin"/>
      </w:r>
      <w:r>
        <w:rPr>
          <w:rFonts w:ascii="Times New Roman" w:eastAsia="Times New Roman" w:hAnsi="Times New Roman" w:cs="Times New Roman"/>
          <w:i/>
          <w:iCs/>
          <w:sz w:val="24"/>
          <w:szCs w:val="24"/>
          <w:lang w:val="en-US"/>
        </w:rPr>
        <w:instrText xml:space="preserve"> ADDIN EN.CITE &lt;EndNote&gt;&lt;Cite&gt;&lt;Author&gt;Bouzek&lt;/Author&gt;&lt;Year&gt;2025&lt;/Year&gt;&lt;RecNum&gt;165&lt;/RecNum&gt;&lt;DisplayText&gt;&lt;style face="superscript"&gt;23&lt;/style&gt;&lt;/DisplayText&gt;&lt;record&gt;&lt;rec-number&gt;165&lt;/rec-number&gt;&lt;foreign-keys&gt;&lt;key app="EN" db-id="a2dwrpf27tdx0ie0a9uvve2ypf5xa9s0902d" timestamp="1781201147"&gt;165&lt;/key&gt;&lt;/foreign-keys&gt;&lt;ref-type name="Journal Article"&gt;17&lt;/ref-type&gt;&lt;contributors&gt;&lt;authors&gt;&lt;author&gt;Bouzek, Heather K&lt;/author&gt;&lt;author&gt;Zepeda-Rivera, Martha A&lt;/author&gt;&lt;author&gt;Srinivasan, Sujatha&lt;/author&gt;&lt;author&gt;Lee, Elliot M&lt;/author&gt;&lt;author&gt;Strenk, Susan M&lt;/author&gt;&lt;author&gt;Jones, Dakota S&lt;/author&gt;&lt;author&gt;McMahon, Elsa F&lt;/author&gt;&lt;author&gt;Fiedler, Tina L&lt;/author&gt;&lt;author&gt;Kostovski, Marko&lt;/author&gt;&lt;author&gt;France, Michael T&lt;/author&gt;&lt;/authors&gt;&lt;/contributors&gt;&lt;titles&gt;&lt;title&gt;A Syntenic Pangenome of Gardnerella Reveals Novel Plasmids and Phage, Taxonomic Boundaries, and Species-Level Stratification of Metabolic and Virulence Potential&lt;/title&gt;&lt;secondary-title&gt;bioRxiv&lt;/secondary-title&gt;&lt;/titles&gt;&lt;periodical&gt;&lt;full-title&gt;Biorxiv&lt;/full-title&gt;&lt;/periodical&gt;&lt;pages&gt;2025.02. 19.636902&lt;/pages&gt;&lt;dates&gt;&lt;year&gt;2025&lt;/year&gt;&lt;/dates&gt;&lt;isbn&gt;2692-8205&lt;/isbn&gt;&lt;urls&gt;&lt;/urls&gt;&lt;/record&gt;&lt;/Cite&gt;&lt;/EndNote&gt;</w:instrText>
      </w:r>
      <w:r>
        <w:rPr>
          <w:rFonts w:ascii="Times New Roman" w:eastAsia="Times New Roman" w:hAnsi="Times New Roman" w:cs="Times New Roman"/>
          <w:i/>
          <w:iCs/>
          <w:sz w:val="24"/>
          <w:szCs w:val="24"/>
          <w:lang w:val="en-US"/>
        </w:rPr>
        <w:fldChar w:fldCharType="separate"/>
      </w:r>
      <w:r>
        <w:rPr>
          <w:rFonts w:ascii="Times New Roman" w:eastAsia="Times New Roman" w:hAnsi="Times New Roman" w:cs="Times New Roman"/>
          <w:i/>
          <w:iCs/>
          <w:noProof/>
          <w:sz w:val="24"/>
          <w:szCs w:val="24"/>
          <w:vertAlign w:val="superscript"/>
          <w:lang w:val="en-US"/>
        </w:rPr>
        <w:t>23</w:t>
      </w:r>
      <w:r>
        <w:rPr>
          <w:rFonts w:ascii="Times New Roman" w:eastAsia="Times New Roman" w:hAnsi="Times New Roman" w:cs="Times New Roman"/>
          <w:i/>
          <w:iCs/>
          <w:sz w:val="24"/>
          <w:szCs w:val="24"/>
          <w:lang w:val="en-US"/>
        </w:rPr>
        <w:fldChar w:fldCharType="end"/>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Snethia</w:t>
      </w:r>
      <w:r>
        <w:rPr>
          <w:rFonts w:ascii="Times New Roman" w:eastAsia="Times New Roman" w:hAnsi="Times New Roman" w:cs="Times New Roman"/>
          <w:i/>
          <w:iCs/>
          <w:sz w:val="24"/>
          <w:szCs w:val="24"/>
          <w:lang w:val="en-US"/>
        </w:rPr>
        <w:fldChar w:fldCharType="begin"/>
      </w:r>
      <w:r>
        <w:rPr>
          <w:rFonts w:ascii="Times New Roman" w:eastAsia="Times New Roman" w:hAnsi="Times New Roman" w:cs="Times New Roman"/>
          <w:i/>
          <w:iCs/>
          <w:sz w:val="24"/>
          <w:szCs w:val="24"/>
          <w:lang w:val="en-US"/>
        </w:rPr>
        <w:instrText xml:space="preserve"> ADDIN EN.CITE &lt;EndNote&gt;&lt;Cite&gt;&lt;Author&gt;Ray&lt;/Author&gt;&lt;Year&gt;2025&lt;/Year&gt;&lt;RecNum&gt;164&lt;/RecNum&gt;&lt;DisplayText&gt;&lt;style face="superscript"&gt;24&lt;/style&gt;&lt;/DisplayText&gt;&lt;record&gt;&lt;rec-number&gt;164&lt;/rec-number&gt;&lt;foreign-keys&gt;&lt;key app="EN" db-id="a2dwrpf27tdx0ie0a9uvve2ypf5xa9s0902d" timestamp="1781200217"&gt;164&lt;/key&gt;&lt;/foreign-keys&gt;&lt;ref-type name="Journal Article"&gt;17&lt;/ref-type&gt;&lt;contributors&gt;&lt;authors&gt;&lt;author&gt;Ray, Rishi M&lt;/author&gt;&lt;author&gt;Bridy, Phoebe V&lt;/author&gt;&lt;author&gt;Musicant, Aubree G&lt;/author&gt;&lt;author&gt;Chandravel, Shiny&lt;/author&gt;&lt;author&gt;Aziz, Youstina Y&lt;/author&gt;&lt;author&gt;Cruz, Jasmine C&lt;/author&gt;&lt;author&gt;Jefferson, Kimberly K&lt;/author&gt;&lt;/authors&gt;&lt;/contributors&gt;&lt;titles&gt;&lt;title&gt;Targeted Deletion of the Cytopathogenic Toxin A Gene in Sneathia vaginalis&lt;/title&gt;&lt;secondary-title&gt;Molecular Microbiology&lt;/secondary-title&gt;&lt;/titles&gt;&lt;periodical&gt;&lt;full-title&gt;Molecular microbiology&lt;/full-title&gt;&lt;/periodical&gt;&lt;pages&gt;481-490&lt;/pages&gt;&lt;volume&gt;124&lt;/volume&gt;&lt;number&gt;6&lt;/number&gt;&lt;dates&gt;&lt;year&gt;2025&lt;/year&gt;&lt;/dates&gt;&lt;isbn&gt;0950-382X&lt;/isbn&gt;&lt;urls&gt;&lt;/urls&gt;&lt;/record&gt;&lt;/Cite&gt;&lt;/EndNote&gt;</w:instrText>
      </w:r>
      <w:r>
        <w:rPr>
          <w:rFonts w:ascii="Times New Roman" w:eastAsia="Times New Roman" w:hAnsi="Times New Roman" w:cs="Times New Roman"/>
          <w:i/>
          <w:iCs/>
          <w:sz w:val="24"/>
          <w:szCs w:val="24"/>
          <w:lang w:val="en-US"/>
        </w:rPr>
        <w:fldChar w:fldCharType="separate"/>
      </w:r>
      <w:r>
        <w:rPr>
          <w:rFonts w:ascii="Times New Roman" w:eastAsia="Times New Roman" w:hAnsi="Times New Roman" w:cs="Times New Roman"/>
          <w:i/>
          <w:iCs/>
          <w:noProof/>
          <w:sz w:val="24"/>
          <w:szCs w:val="24"/>
          <w:vertAlign w:val="superscript"/>
          <w:lang w:val="en-US"/>
        </w:rPr>
        <w:t>24</w:t>
      </w:r>
      <w:r>
        <w:rPr>
          <w:rFonts w:ascii="Times New Roman" w:eastAsia="Times New Roman" w:hAnsi="Times New Roman" w:cs="Times New Roman"/>
          <w:i/>
          <w:iCs/>
          <w:sz w:val="24"/>
          <w:szCs w:val="24"/>
          <w:lang w:val="en-US"/>
        </w:rPr>
        <w:fldChar w:fldCharType="end"/>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Staphylococcus</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&lt;EndNote&gt;&lt;Cite&gt;&lt;Author&gt;Venter&lt;/Author&gt;&lt;Year&gt;2026&lt;/Year&gt;&lt;RecNum&gt;135&lt;/RecNum&gt;&lt;DisplayText&gt;&lt;style face="superscript"&gt;25,26&lt;/style&gt;&lt;/DisplayText&gt;&lt;record&gt;&lt;rec-number&gt;135&lt;/rec-number&gt;&lt;foreign-keys&gt;&lt;key app="EN" db-id="a2dwrpf27tdx0ie0a9uvve2ypf5xa9s0902d" timestamp="1780684580"&gt;135&lt;/key&gt;&lt;/foreign-keys&gt;&lt;ref-type name="Journal Article"&gt;17&lt;/ref-type&gt;&lt;contributors&gt;&lt;authors&gt;&lt;author&gt;Venter, Hermoine J&lt;/author&gt;&lt;author&gt;Cavanagh, J Pauline&lt;/author&gt;&lt;author&gt;Wolden, Runa&lt;/author&gt;&lt;author&gt;Jones, Dakota&lt;/author&gt;&lt;author&gt;Roberts, Richard J&lt;/author&gt;&lt;author&gt;Christensen, Martin O&lt;/author&gt;&lt;author&gt;Zepeda-Rivera, Martha&lt;/author&gt;&lt;author&gt;Johnston, Christopher D&lt;/author&gt;&lt;/authors&gt;&lt;/contributors&gt;&lt;titles&gt;&lt;title&gt;Genetic engineering of Staphylococcus haemolyticus: Overcoming Restriction-Modification Barriers and Targeting Virulence Genes&lt;/title&gt;&lt;secondary-title&gt;bioRxiv&lt;/secondary-title&gt;&lt;/titles&gt;&lt;periodical&gt;&lt;full-title&gt;Biorxiv&lt;/full-title&gt;&lt;/periodical&gt;&lt;pages&gt;2026.02. 03.702568&lt;/pages&gt;&lt;dates&gt;&lt;year&gt;2026&lt;/year&gt;&lt;/dates&gt;&lt;isbn&gt;2692-8205&lt;/isbn&gt;&lt;urls&gt;&lt;/urls&gt;&lt;/record&gt;&lt;/Cite&gt;&lt;Cite&gt;&lt;Author&gt;Yang&lt;/Author&gt;&lt;Year&gt;2023&lt;/Year&gt;&lt;RecNum&gt;132&lt;/RecNum&gt;&lt;record&gt;&lt;rec-number&gt;132&lt;/rec-number&gt;&lt;foreign-keys&gt;&lt;key app="EN" db-id="a2dwrpf27tdx0ie0a9uvve2ypf5xa9s0902d" timestamp="1780683975"&gt;132&lt;/key&gt;&lt;/foreign-keys&gt;&lt;ref-type name="Journal Article"&gt;17&lt;/ref-type&gt;&lt;contributors&gt;&lt;authors&gt;&lt;author&gt;Yang, Ping&lt;/author&gt;&lt;author&gt;Yang, Junjie&lt;/author&gt;&lt;author&gt;Lin, Ting&lt;/author&gt;&lt;author&gt;Liu, Qi&lt;/author&gt;&lt;author&gt;Yin, Yu&lt;/author&gt;&lt;author&gt;Chen, Daijie&lt;/author&gt;&lt;author&gt;Yang, Sheng&lt;/author&gt;&lt;/authors&gt;&lt;/contributors&gt;&lt;titles&gt;&lt;title&gt;Efficient genome editing in most Staphylococcus aureus by using the restriction-modification system silent CRISPR-Cas9 toolkit&lt;/title&gt;&lt;secondary-title&gt;ACS Synthetic Biology&lt;/secondary-title&gt;&lt;/titles&gt;&lt;periodical&gt;&lt;full-title&gt;ACS Synthetic Biology&lt;/full-title&gt;&lt;/periodical&gt;&lt;pages&gt;3340-3351&lt;/pages&gt;&lt;volume&gt;12&lt;/volume&gt;&lt;number&gt;11&lt;/number&gt;&lt;dates&gt;&lt;year&gt;2023&lt;/year&gt;&lt;/dates&gt;&lt;isbn&gt;2161-5063&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25,26</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and </w:t>
      </w:r>
      <w:r>
        <w:rPr>
          <w:rFonts w:ascii="Times New Roman" w:eastAsia="Times New Roman" w:hAnsi="Times New Roman" w:cs="Times New Roman"/>
          <w:i/>
          <w:iCs/>
          <w:sz w:val="24"/>
          <w:szCs w:val="24"/>
          <w:lang w:val="en-US"/>
        </w:rPr>
        <w:t>Treponema</w:t>
      </w:r>
      <w:r>
        <w:rPr>
          <w:rFonts w:ascii="Times New Roman" w:eastAsia="Times New Roman" w:hAnsi="Times New Roman" w:cs="Times New Roman"/>
          <w:i/>
          <w:iCs/>
          <w:sz w:val="24"/>
          <w:szCs w:val="24"/>
          <w:lang w:val="en-US"/>
        </w:rPr>
        <w:fldChar w:fldCharType="begin"/>
      </w:r>
      <w:r>
        <w:rPr>
          <w:rFonts w:ascii="Times New Roman" w:eastAsia="Times New Roman" w:hAnsi="Times New Roman" w:cs="Times New Roman"/>
          <w:i/>
          <w:iCs/>
          <w:sz w:val="24"/>
          <w:szCs w:val="24"/>
          <w:lang w:val="en-US"/>
        </w:rPr>
        <w:instrText xml:space="preserve"> ADDIN EN.CITE &lt;EndNote&gt;&lt;Cite&gt;&lt;Author&gt;Johnston&lt;/Author&gt;&lt;Year&gt;2023&lt;/Year&gt;&lt;RecNum&gt;59&lt;/RecNum&gt;&lt;DisplayText&gt;&lt;style face="superscript"&gt;27&lt;/style&gt;&lt;/DisplayText&gt;&lt;record&gt;&lt;rec-number&gt;59&lt;/rec-number&gt;&lt;foreign-keys&gt;&lt;key app="EN" db-id="a2dwrpf27tdx0ie0a9uvve2ypf5xa9s0902d" timestamp="1748897464"&gt;59&lt;/key&gt;&lt;/foreign-keys&gt;&lt;ref-type name="Journal Article"&gt;17&lt;/ref-type&gt;&lt;contributors&gt;&lt;authors&gt;&lt;author&gt;Johnston, Christopher D&lt;/author&gt;&lt;author&gt;Goetting‐Minesky, M Paula&lt;/author&gt;&lt;author&gt;Kennedy, Kelly&lt;/author&gt;&lt;author&gt;Godovikova, Valentina&lt;/author&gt;&lt;author&gt;Zayed, Sara M&lt;/author&gt;&lt;author&gt;Roberts, Richard J&lt;/author&gt;&lt;author&gt;Fenno, J Christopher&lt;/author&gt;&lt;/authors&gt;&lt;/contributors&gt;&lt;titles&gt;&lt;title&gt;Enhanced transformation efficiency in Treponema denticola enabled by SyngenicDNA‐based plasmids lacking restriction–modification target motifs&lt;/title&gt;&lt;secondary-title&gt;Molecular oral microbiology&lt;/secondary-title&gt;&lt;/titles&gt;&lt;periodical&gt;&lt;full-title&gt;Molecular oral microbiology&lt;/full-title&gt;&lt;/periodical&gt;&lt;pages&gt;455-470&lt;/pages&gt;&lt;volume&gt;38&lt;/volume&gt;&lt;number&gt;6&lt;/number&gt;&lt;dates&gt;&lt;year&gt;2023&lt;/year&gt;&lt;/dates&gt;&lt;isbn&gt;2041-1006&lt;/isbn&gt;&lt;urls&gt;&lt;/urls&gt;&lt;/record&gt;&lt;/Cite&gt;&lt;/EndNote&gt;</w:instrText>
      </w:r>
      <w:r>
        <w:rPr>
          <w:rFonts w:ascii="Times New Roman" w:eastAsia="Times New Roman" w:hAnsi="Times New Roman" w:cs="Times New Roman"/>
          <w:i/>
          <w:iCs/>
          <w:sz w:val="24"/>
          <w:szCs w:val="24"/>
          <w:lang w:val="en-US"/>
        </w:rPr>
        <w:fldChar w:fldCharType="separate"/>
      </w:r>
      <w:r>
        <w:rPr>
          <w:rFonts w:ascii="Times New Roman" w:eastAsia="Times New Roman" w:hAnsi="Times New Roman" w:cs="Times New Roman"/>
          <w:i/>
          <w:iCs/>
          <w:noProof/>
          <w:sz w:val="24"/>
          <w:szCs w:val="24"/>
          <w:vertAlign w:val="superscript"/>
          <w:lang w:val="en-US"/>
        </w:rPr>
        <w:t>27</w:t>
      </w:r>
      <w:r>
        <w:rPr>
          <w:rFonts w:ascii="Times New Roman" w:eastAsia="Times New Roman" w:hAnsi="Times New Roman" w:cs="Times New Roman"/>
          <w:i/>
          <w:iCs/>
          <w:sz w:val="24"/>
          <w:szCs w:val="24"/>
          <w:lang w:val="en-US"/>
        </w:rPr>
        <w:fldChar w:fldCharType="end"/>
      </w:r>
      <w:ins w:id="155" w:author="Bouzek,Heather K" w:date="2026-08-24T00:48:00Z" w16du:dateUtc="2026-08-24T05:48:00Z">
        <w:r>
          <w:rPr>
            <w:rFonts w:ascii="Times New Roman" w:eastAsia="Times New Roman" w:hAnsi="Times New Roman" w:cs="Times New Roman"/>
            <w:sz w:val="24"/>
            <w:szCs w:val="24"/>
            <w:lang w:val="en-US"/>
          </w:rPr>
          <w:t>. However, implementing</w:t>
        </w:r>
      </w:ins>
      <w:del w:id="156" w:author="Bouzek,Heather K" w:date="2026-08-24T00:48:00Z" w16du:dateUtc="2026-08-24T05:48:00Z">
        <w:r>
          <w:rPr>
            <w:rFonts w:ascii="Times New Roman" w:eastAsia="Times New Roman" w:hAnsi="Times New Roman" w:cs="Times New Roman"/>
            <w:sz w:val="24"/>
            <w:szCs w:val="24"/>
            <w:lang w:val="en-US"/>
          </w:rPr>
          <w:delText>,</w:delText>
        </w:r>
      </w:del>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SynDNA</w:t>
      </w:r>
      <w:del w:id="157" w:author="Bouzek,Heather K" w:date="2026-08-24T00:48:00Z" w16du:dateUtc="2026-08-24T05:48:00Z">
        <w:r>
          <w:rPr>
            <w:rFonts w:ascii="Times New Roman" w:eastAsia="Times New Roman" w:hAnsi="Times New Roman" w:cs="Times New Roman"/>
            <w:sz w:val="24"/>
            <w:szCs w:val="24"/>
          </w:rPr>
          <w:delText>-based</w:delText>
        </w:r>
      </w:del>
      <w:r>
        <w:rPr>
          <w:rFonts w:ascii="Times New Roman" w:eastAsia="Times New Roman" w:hAnsi="Times New Roman" w:cs="Times New Roman"/>
          <w:sz w:val="24"/>
          <w:szCs w:val="24"/>
        </w:rPr>
        <w:t xml:space="preserve"> </w:t>
      </w:r>
      <w:ins w:id="158" w:author="Bouzek,Heather K" w:date="2026-08-24T00:49:00Z" w16du:dateUtc="2026-08-24T05:49:00Z">
        <w:r>
          <w:rPr>
            <w:rFonts w:ascii="Times New Roman" w:eastAsia="Times New Roman" w:hAnsi="Times New Roman" w:cs="Times New Roman"/>
            <w:sz w:val="24"/>
            <w:szCs w:val="24"/>
          </w:rPr>
          <w:t xml:space="preserve">in practice </w:t>
        </w:r>
      </w:ins>
      <w:del w:id="159" w:author="Bouzek,Heather K" w:date="2026-08-24T00:49:00Z" w16du:dateUtc="2026-08-24T05:49:00Z">
        <w:r>
          <w:rPr>
            <w:rFonts w:ascii="Times New Roman" w:eastAsia="Times New Roman" w:hAnsi="Times New Roman" w:cs="Times New Roman"/>
            <w:sz w:val="24"/>
            <w:szCs w:val="24"/>
          </w:rPr>
          <w:delText>approaches have substantially improved genetic tractability, increasing</w:delText>
        </w:r>
      </w:del>
      <w:del w:id="160" w:author="Bouzek,Heather K" w:date="2026-08-24T00:51:00Z" w16du:dateUtc="2026-08-24T05:51:00Z">
        <w:r>
          <w:rPr>
            <w:rFonts w:ascii="Times New Roman" w:eastAsia="Times New Roman" w:hAnsi="Times New Roman" w:cs="Times New Roman"/>
            <w:sz w:val="24"/>
            <w:szCs w:val="24"/>
          </w:rPr>
          <w:delText xml:space="preserve"> transformation efficiencies by several orders of magnitude while often requiring only minimal sequence modification of the introduced DNA. </w:delText>
        </w:r>
        <w:r>
          <w:rPr>
            <w:rFonts w:ascii="Times New Roman" w:eastAsia="Times New Roman" w:hAnsi="Times New Roman" w:cs="Times New Roman"/>
            <w:sz w:val="24"/>
            <w:szCs w:val="24"/>
            <w:lang w:val="en-US"/>
          </w:rPr>
          <w:delText xml:space="preserve">However, implementing SynDNA and generating RM-silent sequences in practice can be technically demanding. It </w:delText>
        </w:r>
      </w:del>
      <w:r>
        <w:rPr>
          <w:rFonts w:ascii="Times New Roman" w:eastAsia="Times New Roman" w:hAnsi="Times New Roman" w:cs="Times New Roman"/>
          <w:sz w:val="24"/>
          <w:szCs w:val="24"/>
          <w:lang w:val="en-US"/>
        </w:rPr>
        <w:t xml:space="preserve">requires </w:t>
      </w:r>
      <w:r>
        <w:rPr>
          <w:rFonts w:ascii="Times New Roman" w:eastAsia="Times New Roman" w:hAnsi="Times New Roman" w:cs="Times New Roman"/>
          <w:sz w:val="24"/>
          <w:szCs w:val="24"/>
        </w:rPr>
        <w:t>accurate interpretation of methylome data</w:t>
      </w:r>
      <w:r>
        <w:rPr>
          <w:rFonts w:ascii="Times New Roman" w:eastAsia="Times New Roman" w:hAnsi="Times New Roman" w:cs="Times New Roman"/>
          <w:sz w:val="24"/>
          <w:szCs w:val="24"/>
          <w:lang w:val="en-US"/>
        </w:rPr>
        <w:t xml:space="preserve">, identification of </w:t>
      </w:r>
      <w:r>
        <w:rPr>
          <w:rFonts w:ascii="Times New Roman" w:eastAsia="Times New Roman" w:hAnsi="Times New Roman" w:cs="Times New Roman"/>
          <w:sz w:val="24"/>
          <w:szCs w:val="24"/>
        </w:rPr>
        <w:t xml:space="preserve">strain-specific RM </w:t>
      </w:r>
      <w:del w:id="161" w:author="Bouzek,Heather K" w:date="2026-08-23T23:58:00Z" w16du:dateUtc="2026-08-24T04:58:00Z">
        <w:r>
          <w:rPr>
            <w:rFonts w:ascii="Times New Roman" w:eastAsia="Times New Roman" w:hAnsi="Times New Roman" w:cs="Times New Roman"/>
            <w:sz w:val="24"/>
            <w:szCs w:val="24"/>
          </w:rPr>
          <w:delText>motifs</w:delText>
        </w:r>
      </w:del>
      <w:ins w:id="162" w:author="Bouzek,Heather K" w:date="2026-08-23T23:58:00Z" w16du:dateUtc="2026-08-24T04:58:00Z">
        <w:r>
          <w:rPr>
            <w:rFonts w:ascii="Times New Roman" w:eastAsia="Times New Roman" w:hAnsi="Times New Roman" w:cs="Times New Roman"/>
            <w:sz w:val="24"/>
            <w:szCs w:val="24"/>
          </w:rPr>
          <w:t>motif</w:t>
        </w:r>
      </w:ins>
      <w:ins w:id="163" w:author="Bouzek,Heather K" w:date="2026-08-24T00:50:00Z" w16du:dateUtc="2026-08-24T05:50:00Z">
        <w:r>
          <w:rPr>
            <w:rFonts w:ascii="Times New Roman" w:eastAsia="Times New Roman" w:hAnsi="Times New Roman" w:cs="Times New Roman"/>
            <w:sz w:val="24"/>
            <w:szCs w:val="24"/>
          </w:rPr>
          <w:t>s</w:t>
        </w:r>
      </w:ins>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codon-aware redesign of functional regions, and validation that edits do not introduce additional restriction sites or disrupt essential elements</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&lt;EndNote&gt;&lt;Cite&gt;&lt;Author&gt;Johnston&lt;/Author&gt;&lt;Year&gt;2019&lt;/Year&gt;&lt;RecNum&gt;65&lt;/RecNum&gt;&lt;DisplayText&gt;&lt;style face="superscript"&gt;8&lt;/style&gt;&lt;/DisplayText&gt;&lt;record&gt;&lt;rec-number&gt;65&lt;/rec-number&gt;&lt;foreign-keys&gt;&lt;key app="EN" db-id="a2dwrpf27tdx0ie0a9uvve2ypf5xa9s0902d" timestamp="1752858791"&gt;65&lt;/key&gt;&lt;/foreign-keys&gt;&lt;ref-type name="Journal Article"&gt;17&lt;/ref-type&gt;&lt;contributors&gt;&lt;authors&gt;&lt;author&gt;Johnston, Christopher D&lt;/author&gt;&lt;author&gt;Cotton, Sean L&lt;/author&gt;&lt;author&gt;Rittling, Susan R&lt;/author&gt;&lt;author&gt;Starr, Jacqueline R&lt;/author&gt;&lt;author&gt;Borisy, Gary G&lt;/author&gt;&lt;author&gt;Dewhirst, Floyd E&lt;/author&gt;&lt;author&gt;Lemon, Katherine P&lt;/author&gt;&lt;/authors&gt;&lt;/contributors&gt;&lt;titles&gt;&lt;title&gt;Systematic evasion of the restriction-modification barrier in bacteria&lt;/title&gt;&lt;secondary-title&gt;Proceedings of the National Academy of Sciences&lt;/secondary-title&gt;&lt;/titles&gt;&lt;periodical&gt;&lt;full-title&gt;Proceedings of the National Academy of Sciences&lt;/full-title&gt;&lt;/periodical&gt;&lt;pages&gt;11454-11459&lt;/pages&gt;&lt;volume&gt;116&lt;/volume&gt;&lt;number&gt;23&lt;/number&gt;&lt;dates&gt;&lt;year&gt;2019&lt;/year&gt;&lt;/dates&gt;&lt;isbn&gt;0027-8424&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p>
    <w:p w14:paraId="6BA1BEE6" w14:textId="4E583856" w:rsidR="00874D89" w:rsidRPr="00874D89" w:rsidRDefault="008C03E7" w:rsidP="00874D89">
      <w:pPr>
        <w:spacing w:after="240" w:line="480" w:lineRule="auto"/>
        <w:ind w:firstLine="720"/>
        <w:jc w:val="both"/>
        <w:rPr>
          <w:ins w:id="164" w:author="Bouzek,Heather K" w:date="2026-08-24T00:55:00Z"/>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Here</w:t>
      </w:r>
      <w:del w:id="165" w:author="Bouzek,Heather K" w:date="2026-08-24T00:52:00Z" w16du:dateUtc="2026-08-24T05:52:00Z">
        <w:r>
          <w:rPr>
            <w:rFonts w:ascii="Times New Roman" w:eastAsia="Times New Roman" w:hAnsi="Times New Roman" w:cs="Times New Roman"/>
            <w:sz w:val="24"/>
            <w:szCs w:val="24"/>
            <w:lang w:val="en-US"/>
          </w:rPr>
          <w:delText>, to make RM-silencing broadly accessible, reproducible, and scalable,</w:delText>
        </w:r>
      </w:del>
      <w:r>
        <w:rPr>
          <w:rFonts w:ascii="Times New Roman" w:eastAsia="Times New Roman" w:hAnsi="Times New Roman" w:cs="Times New Roman"/>
          <w:sz w:val="24"/>
          <w:szCs w:val="24"/>
          <w:lang w:val="en-US"/>
        </w:rPr>
        <w:t xml:space="preserve"> we developed SyToGen (the SyngenicDNA Tool Generator), </w:t>
      </w:r>
      <w:del w:id="166" w:author="Bouzek,Heather K" w:date="2026-08-24T00:53:00Z" w16du:dateUtc="2026-08-24T05:53:00Z">
        <w:r>
          <w:rPr>
            <w:rFonts w:ascii="Times New Roman" w:eastAsia="Times New Roman" w:hAnsi="Times New Roman" w:cs="Times New Roman"/>
            <w:sz w:val="24"/>
            <w:szCs w:val="24"/>
            <w:lang w:val="en-US"/>
          </w:rPr>
          <w:delText>a</w:delText>
        </w:r>
      </w:del>
      <w:ins w:id="167" w:author="Bouzek,Heather K" w:date="2026-08-24T00:53:00Z">
        <w:r>
          <w:rPr>
            <w:rFonts w:ascii="Times New Roman" w:eastAsia="Times New Roman" w:hAnsi="Times New Roman" w:cs="Times New Roman"/>
            <w:sz w:val="24"/>
            <w:szCs w:val="24"/>
            <w:lang w:val="en-US"/>
          </w:rPr>
          <w:t>to make RM-silencing reproducible and scalable. Rather than treating restriction-site removal as a generic sequence-design constraint, SyToGen uses host-derived or curated RM profiles to define the sequence constraints for a particular bacterial host. The workflow combines motif-profile construction, host-specific codon-use estimation, topology-aware motif mapping, constrained candidate generation, iterative optimization and whole-construct validation.</w:t>
        </w:r>
      </w:ins>
      <w:del w:id="168" w:author="Bouzek,Heather K" w:date="2026-08-24T00:53:00Z" w16du:dateUtc="2026-08-24T05:53:00Z">
        <w:r>
          <w:rPr>
            <w:rFonts w:ascii="Times New Roman" w:eastAsia="Times New Roman" w:hAnsi="Times New Roman" w:cs="Times New Roman"/>
            <w:sz w:val="24"/>
            <w:szCs w:val="24"/>
            <w:lang w:val="en-US"/>
          </w:rPr>
          <w:delText>n open-source framework that automates the design of RM-silent constructs from user-defined genetic tools and methylome data.</w:delText>
        </w:r>
      </w:del>
      <w:r>
        <w:rPr>
          <w:rFonts w:ascii="Times New Roman" w:eastAsia="Times New Roman" w:hAnsi="Times New Roman" w:cs="Times New Roman"/>
          <w:sz w:val="24"/>
          <w:szCs w:val="24"/>
          <w:lang w:val="en-US"/>
        </w:rPr>
        <w:t xml:space="preserve"> </w:t>
      </w:r>
      <w:ins w:id="169" w:author="Bouzek,Heather K" w:date="2026-08-24T00:55:00Z">
        <w:r>
          <w:rPr>
            <w:rFonts w:ascii="Times New Roman" w:eastAsia="Times New Roman" w:hAnsi="Times New Roman" w:cs="Times New Roman"/>
            <w:sz w:val="24"/>
            <w:szCs w:val="24"/>
            <w:lang w:val="en-US"/>
          </w:rPr>
          <w:t xml:space="preserve">We evaluated the framework computationally through its integrated workflow and experimentally through a stringent application: redesigning a compact replicative plasmid for 183 </w:t>
        </w:r>
      </w:ins>
      <w:ins w:id="170" w:author="Bouzek,Heather K" w:date="2026-08-24T00:56:00Z" w16du:dateUtc="2026-08-24T05:56:00Z">
        <w:r>
          <w:rPr>
            <w:rFonts w:ascii="Times New Roman" w:eastAsia="Times New Roman" w:hAnsi="Times New Roman" w:cs="Times New Roman"/>
            <w:i/>
            <w:iCs/>
            <w:sz w:val="24"/>
            <w:szCs w:val="24"/>
            <w:lang w:val="en-US"/>
          </w:rPr>
          <w:t>Staphylococcus</w:t>
        </w:r>
      </w:ins>
      <w:ins w:id="171" w:author="Bouzek,Heather K" w:date="2026-08-24T00:55:00Z">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Change w:id="172" w:author="Bouzek,Heather K" w:date="2026-08-24T00:56:00Z" w16du:dateUtc="2026-08-24T05:56:00Z">
              <w:rPr>
                <w:rFonts w:ascii="Times New Roman" w:eastAsia="Times New Roman" w:hAnsi="Times New Roman" w:cs="Times New Roman"/>
                <w:sz w:val="24"/>
                <w:szCs w:val="24"/>
                <w:lang w:val="en-US"/>
              </w:rPr>
            </w:rPrChange>
          </w:rPr>
          <w:t>aureus</w:t>
        </w:r>
        <w:r>
          <w:rPr>
            <w:rFonts w:ascii="Times New Roman" w:eastAsia="Times New Roman" w:hAnsi="Times New Roman" w:cs="Times New Roman"/>
            <w:sz w:val="24"/>
            <w:szCs w:val="24"/>
            <w:lang w:val="en-US"/>
          </w:rPr>
          <w:t xml:space="preserve"> isolates spanning 21 clonal complexes. We then tested whether RM-silent vectors could establish genetic access to wild-type UAMS-1 and additional </w:t>
        </w:r>
        <w:r>
          <w:rPr>
            <w:rFonts w:ascii="Times New Roman" w:eastAsia="Times New Roman" w:hAnsi="Times New Roman" w:cs="Times New Roman"/>
            <w:i/>
            <w:iCs/>
            <w:sz w:val="24"/>
            <w:szCs w:val="24"/>
            <w:lang w:val="en-US"/>
            <w:rPrChange w:id="173" w:author="Bouzek,Heather K" w:date="2026-08-24T00:56:00Z" w16du:dateUtc="2026-08-24T05:56:00Z">
              <w:rPr>
                <w:rFonts w:ascii="Times New Roman" w:eastAsia="Times New Roman" w:hAnsi="Times New Roman" w:cs="Times New Roman"/>
                <w:sz w:val="24"/>
                <w:szCs w:val="24"/>
                <w:lang w:val="en-US"/>
              </w:rPr>
            </w:rPrChange>
          </w:rPr>
          <w:t>Staphylococcus</w:t>
        </w:r>
        <w:r>
          <w:rPr>
            <w:rFonts w:ascii="Times New Roman" w:eastAsia="Times New Roman" w:hAnsi="Times New Roman" w:cs="Times New Roman"/>
            <w:sz w:val="24"/>
            <w:szCs w:val="24"/>
            <w:lang w:val="en-US"/>
          </w:rPr>
          <w:t xml:space="preserve"> species</w:t>
        </w:r>
      </w:ins>
      <w:ins w:id="174" w:author="Bouzek,Heather K" w:date="2026-08-24T00:56:00Z" w16du:dateUtc="2026-08-24T05:56:00Z">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&lt;EndNote&gt;&lt;Cite&gt;&lt;Author&gt;Brückner&lt;/Author&gt;&lt;Year&gt;1997&lt;/Year&gt;&lt;RecNum&gt;166&lt;/RecNum&gt;&lt;DisplayText&gt;&lt;style face="superscript"&gt;10,28&lt;/style&gt;&lt;/DisplayText&gt;&lt;record&gt;&lt;rec-number&gt;166&lt;/rec-number&gt;&lt;foreign-keys&gt;&lt;key app="EN" db-id="a2dwrpf27tdx0ie0a9uvve2ypf5xa9s0902d" timestamp="1781202561"&gt;166&lt;/key&gt;&lt;/foreign-keys&gt;&lt;ref-type name="Journal Article"&gt;17&lt;/ref-type&gt;&lt;contributors&gt;&lt;authors&gt;&lt;author&gt;Brückner, Reinhold&lt;/author&gt;&lt;/authors&gt;&lt;/contributors&gt;&lt;titles&gt;&lt;title&gt;Gene replacement in Staphylococcus carnosus and Staphylococcus xylosus&lt;/title&gt;&lt;secondary-title&gt;FEMS microbiology letters&lt;/secondary-title&gt;&lt;/titles&gt;&lt;periodical&gt;&lt;full-title&gt;FEMS microbiology letters&lt;/full-title&gt;&lt;/periodical&gt;&lt;pages&gt;1-8&lt;/pages&gt;&lt;volume&gt;151&lt;/volume&gt;&lt;number&gt;1&lt;/number&gt;&lt;dates&gt;&lt;year&gt;1997&lt;/year&gt;&lt;/dates&gt;&lt;isbn&gt;1574-6968&lt;/isbn&gt;&lt;urls&gt;&lt;/urls&gt;&lt;/record&gt;&lt;/Cite&gt;&lt;Cite&gt;&lt;Author&gt;Monk&lt;/Author&gt;&lt;Year&gt;2012&lt;/Year&gt;&lt;RecNum&gt;120&lt;/RecNum&gt;&lt;record&gt;&lt;rec-number&gt;120&lt;/rec-number&gt;&lt;foreign-keys&gt;&lt;key app="EN" db-id="a2dwrpf27tdx0ie0a9uvve2ypf5xa9s0902d" timestamp="1780590988"&gt;120&lt;/key&gt;&lt;/foreign-keys&gt;&lt;ref-type name="Journal Article"&gt;17&lt;/ref-type&gt;&lt;contributors&gt;&lt;authors&gt;&lt;author&gt;Monk, Ian R&lt;/author&gt;&lt;author&gt;Foster, Timothy J&lt;/author&gt;&lt;/authors&gt;&lt;/contributors&gt;&lt;titles&gt;&lt;title&gt;Genetic manipulation of Staphylococci—breaking through the barrier&lt;/title&gt;&lt;secondary-title&gt;Frontiers in cellular and infection microbiology&lt;/secondary-title&gt;&lt;/titles&gt;&lt;periodical&gt;&lt;full-title&gt;Frontiers in cellular and infection microbiology&lt;/full-title&gt;&lt;/periodical&gt;&lt;pages&gt;49&lt;/pages&gt;&lt;volume&gt;2&lt;/volume&gt;&lt;dates&gt;&lt;year&gt;2012&lt;/year&gt;&lt;/dates&gt;&lt;isbn&gt;2235-2988&lt;/isbn&gt;&lt;urls&gt;&lt;/urls&gt;&lt;/record&gt;&lt;/Cite&gt;&lt;/EndNote&gt;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10,28</w:t>
        </w:r>
        <w:r>
          <w:rPr>
            <w:rFonts w:ascii="Times New Roman" w:eastAsia="Times New Roman" w:hAnsi="Times New Roman" w:cs="Times New Roman"/>
            <w:sz w:val="24"/>
            <w:szCs w:val="24"/>
          </w:rPr>
          <w:fldChar w:fldCharType="end"/>
        </w:r>
      </w:ins>
      <w:ins w:id="175" w:author="Bouzek,Heather K" w:date="2026-08-24T00:55:00Z">
        <w:r>
          <w:rPr>
            <w:rFonts w:ascii="Times New Roman" w:eastAsia="Times New Roman" w:hAnsi="Times New Roman" w:cs="Times New Roman"/>
            <w:sz w:val="24"/>
            <w:szCs w:val="24"/>
            <w:lang w:val="en-US"/>
          </w:rPr>
          <w:t>.</w:t>
        </w:r>
      </w:ins>
    </w:p>
    <w:p w14:paraId="524899E8" w14:textId="72681F9F" w:rsidR="00D61BFE" w:rsidDel="00874D89" w:rsidRDefault="0099361A" w:rsidP="00D61BFE">
      <w:pPr>
        <w:spacing w:after="240" w:line="480" w:lineRule="auto"/>
        <w:ind w:firstLine="720"/>
        <w:jc w:val="both"/>
        <w:rPr>
          <w:del w:id="176" w:author="Bouzek,Heather K" w:date="2026-08-24T00:56:00Z" w16du:dateUtc="2026-08-24T05:56:00Z"/>
          <w:rFonts w:ascii="Times New Roman" w:eastAsia="Times New Roman" w:hAnsi="Times New Roman" w:cs="Times New Roman"/>
          <w:sz w:val="24"/>
          <w:szCs w:val="24"/>
        </w:rPr>
      </w:pPr>
      <w:del w:id="177" w:author="Bouzek,Heather K" w:date="2026-08-24T00:56:00Z" w16du:dateUtc="2026-08-24T05:56:00Z">
        <w:r>
          <w:rPr>
            <w:rFonts w:ascii="Times New Roman" w:eastAsia="Times New Roman" w:hAnsi="Times New Roman" w:cs="Times New Roman"/>
            <w:sz w:val="24"/>
            <w:szCs w:val="24"/>
          </w:rPr>
          <w:delText xml:space="preserve">To </w:delText>
        </w:r>
      </w:del>
      <w:del w:id="178" w:author="Bouzek,Heather K" w:date="2026-08-24T00:55:00Z" w16du:dateUtc="2026-08-24T05:55:00Z">
        <w:r>
          <w:rPr>
            <w:rFonts w:ascii="Times New Roman" w:eastAsia="Times New Roman" w:hAnsi="Times New Roman" w:cs="Times New Roman"/>
            <w:sz w:val="24"/>
            <w:szCs w:val="24"/>
          </w:rPr>
          <w:delText xml:space="preserve">evaluate its scalability and functional impact, we applied SyToGen across clinically relevant </w:delText>
        </w:r>
        <w:r>
          <w:rPr>
            <w:rFonts w:ascii="Times New Roman" w:eastAsia="Times New Roman" w:hAnsi="Times New Roman" w:cs="Times New Roman"/>
            <w:i/>
            <w:iCs/>
            <w:sz w:val="24"/>
            <w:szCs w:val="24"/>
          </w:rPr>
          <w:delText>Staphylococcus aureus</w:delText>
        </w:r>
        <w:r>
          <w:rPr>
            <w:rFonts w:ascii="Times New Roman" w:eastAsia="Times New Roman" w:hAnsi="Times New Roman" w:cs="Times New Roman"/>
            <w:sz w:val="24"/>
            <w:szCs w:val="24"/>
          </w:rPr>
          <w:delText xml:space="preserve"> lineages and generated a minimized vector backbone compatible with more than </w:delText>
        </w:r>
        <w:r>
          <w:rPr>
            <w:rFonts w:ascii="Times New Roman" w:eastAsia="Times New Roman" w:hAnsi="Times New Roman" w:cs="Times New Roman"/>
            <w:sz w:val="24"/>
            <w:szCs w:val="24"/>
            <w:highlight w:val="yellow"/>
          </w:rPr>
          <w:delText>180 isolates</w:delText>
        </w:r>
        <w:r>
          <w:rPr>
            <w:rFonts w:ascii="Times New Roman" w:eastAsia="Times New Roman" w:hAnsi="Times New Roman" w:cs="Times New Roman"/>
            <w:sz w:val="24"/>
            <w:szCs w:val="24"/>
          </w:rPr>
          <w:delText xml:space="preserve"> spanning </w:delText>
        </w:r>
        <w:r>
          <w:rPr>
            <w:rFonts w:ascii="Times New Roman" w:eastAsia="Times New Roman" w:hAnsi="Times New Roman" w:cs="Times New Roman"/>
            <w:sz w:val="24"/>
            <w:szCs w:val="24"/>
            <w:highlight w:val="yellow"/>
          </w:rPr>
          <w:delText>21 distinct</w:delText>
        </w:r>
        <w:r>
          <w:rPr>
            <w:rFonts w:ascii="Times New Roman" w:eastAsia="Times New Roman" w:hAnsi="Times New Roman" w:cs="Times New Roman"/>
            <w:sz w:val="24"/>
            <w:szCs w:val="24"/>
          </w:rPr>
          <w:delText xml:space="preserve"> clonal complexes. We demonstrate that coordinated RM-silencing preserves plasmid function, enables transformation of previously intractable </w:delText>
        </w:r>
        <w:r>
          <w:rPr>
            <w:rFonts w:ascii="Times New Roman" w:eastAsia="Times New Roman" w:hAnsi="Times New Roman" w:cs="Times New Roman"/>
            <w:i/>
            <w:iCs/>
            <w:sz w:val="24"/>
            <w:szCs w:val="24"/>
          </w:rPr>
          <w:delText>S. aureus</w:delText>
        </w:r>
        <w:r>
          <w:rPr>
            <w:rFonts w:ascii="Times New Roman" w:eastAsia="Times New Roman" w:hAnsi="Times New Roman" w:cs="Times New Roman"/>
            <w:sz w:val="24"/>
            <w:szCs w:val="24"/>
          </w:rPr>
          <w:delText xml:space="preserve"> lineages without modification of the recipient host, and facilitates establishment of high-efficiency transformation workflows in previously inaccessible strains. Moreover, this approach extends beyond the initial collection, enabling genetic entry into additional </w:delText>
        </w:r>
        <w:r>
          <w:rPr>
            <w:rFonts w:ascii="Times New Roman" w:eastAsia="Times New Roman" w:hAnsi="Times New Roman" w:cs="Times New Roman"/>
            <w:i/>
            <w:iCs/>
            <w:sz w:val="24"/>
            <w:szCs w:val="24"/>
          </w:rPr>
          <w:delText>Staphylococcus</w:delText>
        </w:r>
        <w:r>
          <w:rPr>
            <w:rFonts w:ascii="Times New Roman" w:eastAsia="Times New Roman" w:hAnsi="Times New Roman" w:cs="Times New Roman"/>
            <w:sz w:val="24"/>
            <w:szCs w:val="24"/>
          </w:rPr>
          <w:delText xml:space="preserve"> species for which genetic tools remain </w:delText>
        </w:r>
      </w:del>
      <w:del w:id="179" w:author="Bouzek,Heather K" w:date="2026-08-24T00:56:00Z" w16du:dateUtc="2026-08-24T05:56:00Z">
        <w:r>
          <w:rPr>
            <w:rFonts w:ascii="Times New Roman" w:eastAsia="Times New Roman" w:hAnsi="Times New Roman" w:cs="Times New Roman"/>
            <w:sz w:val="24"/>
            <w:szCs w:val="24"/>
          </w:rPr>
          <w:delText>limited or underdeveloped</w:delTex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delInstrText xml:space="preserve"> ADDIN EN.CITE &lt;EndNote&gt;&lt;Cite&gt;&lt;Author&gt;Brückner&lt;/Author&gt;&lt;Year&gt;1997&lt;/Year&gt;&lt;RecNum&gt;166&lt;/RecNum&gt;&lt;DisplayText&gt;&lt;style face="superscript"&gt;10,28&lt;/style&gt;&lt;/DisplayText&gt;&lt;record&gt;&lt;rec-number&gt;166&lt;/rec-number&gt;&lt;foreign-keys&gt;&lt;key app="EN" db-id="a2dwrpf27tdx0ie0a9uvve2ypf5xa9s0902d" timestamp="1781202561"&gt;166&lt;/key&gt;&lt;/foreign-keys&gt;&lt;ref-type name="Journal Article"&gt;17&lt;/ref-type&gt;&lt;contributors&gt;&lt;authors&gt;&lt;author&gt;Brückner, Reinhold&lt;/author&gt;&lt;/authors&gt;&lt;/contributors&gt;&lt;titles&gt;&lt;title&gt;Gene replacement in Staphylococcus carnosus and Staphylococcus xylosus&lt;/title&gt;&lt;secondary-title&gt;FEMS microbiology letters&lt;/secondary-title&gt;&lt;/titles&gt;&lt;periodical&gt;&lt;full-title&gt;FEMS microbiology letters&lt;/full-title&gt;&lt;/periodical&gt;&lt;pages&gt;1-8&lt;/pages&gt;&lt;volume&gt;151&lt;/volume&gt;&lt;number&gt;1&lt;/number&gt;&lt;dates&gt;&lt;year&gt;1997&lt;/year&gt;&lt;/dates&gt;&lt;isbn&gt;1574-6968&lt;/isbn&gt;&lt;urls&gt;&lt;/urls&gt;&lt;/record&gt;&lt;/Cite&gt;&lt;Cite&gt;&lt;Author&gt;Monk&lt;/Author&gt;&lt;Year&gt;2012&lt;/Year&gt;&lt;RecNum&gt;120&lt;/RecNum&gt;&lt;record&gt;&lt;rec-number&gt;120&lt;/rec-number&gt;&lt;foreign-keys&gt;&lt;key app="EN" db-id="a2dwrpf27tdx0ie0a9uvve2ypf5xa9s0902d" timestamp="1780590988"&gt;120&lt;/key&gt;&lt;/foreign-keys&gt;&lt;ref-type name="Journal Article"&gt;17&lt;/ref-type&gt;&lt;contributors&gt;&lt;authors&gt;&lt;author&gt;Monk, Ian R&lt;/author&gt;&lt;author&gt;Foster, Timothy J&lt;/author&gt;&lt;/authors&gt;&lt;/contributors&gt;&lt;titles&gt;&lt;title&gt;Genetic manipulation of Staphylococci—breaking through the barrier&lt;/title&gt;&lt;secondary-title&gt;Frontiers in cellular and infection microbiology&lt;/secondary-title&gt;&lt;/titles&gt;&lt;periodical&gt;&lt;full-title&gt;Frontiers in cellular and infection microbiology&lt;/full-title&gt;&lt;/periodical&gt;&lt;pages&gt;49&lt;/pages&gt;&lt;volume&gt;2&lt;/volume&gt;&lt;dates&gt;&lt;year&gt;2012&lt;/year&gt;&lt;/dates&gt;&lt;isbn&gt;2235-2988&lt;/isbn&gt;&lt;urls&gt;&lt;/urls&gt;&lt;/record&gt;&lt;/Cite&gt;&lt;/EndNote&gt;</w:del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delText>10,28</w:delTex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delText>.</w:delText>
        </w:r>
        <w:r>
          <w:delText xml:space="preserve"> </w:delText>
        </w:r>
        <w:bookmarkStart w:id="180" w:name="_lzdk7mjml83" w:colFirst="0" w:colLast="0"/>
        <w:bookmarkEnd w:id="180"/>
        <w:r>
          <w:rPr>
            <w:rFonts w:ascii="Times New Roman" w:eastAsia="Times New Roman" w:hAnsi="Times New Roman" w:cs="Times New Roman"/>
            <w:sz w:val="24"/>
            <w:szCs w:val="24"/>
          </w:rPr>
          <w:delText>Together, these findings establish SyToGen as a scalable framework for automated RM-silencing and the systematic expansion of genetic tractability across bacterial diversity.</w:delText>
        </w:r>
      </w:del>
    </w:p>
    <w:p w14:paraId="141FFD8D" w14:textId="417C229C" w:rsidR="001C3442" w:rsidRDefault="007F153B" w:rsidP="00D61BFE">
      <w:pPr>
        <w:spacing w:after="240"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w:t>
      </w:r>
    </w:p>
    <w:p w14:paraId="062B3BFE" w14:textId="77777777" w:rsidR="00874D89" w:rsidRPr="00874D89" w:rsidRDefault="00874D89" w:rsidP="00874D89">
      <w:pPr>
        <w:spacing w:after="240" w:line="480" w:lineRule="auto"/>
        <w:jc w:val="both"/>
        <w:rPr>
          <w:ins w:id="181" w:author="Bouzek,Heather K" w:date="2026-08-24T00:58:00Z"/>
          <w:rFonts w:ascii="Times New Roman" w:eastAsia="Times New Roman" w:hAnsi="Times New Roman" w:cs="Times New Roman"/>
          <w:b/>
          <w:bCs/>
          <w:sz w:val="24"/>
          <w:szCs w:val="24"/>
          <w:lang w:val="en-US"/>
        </w:rPr>
      </w:pPr>
      <w:bookmarkStart w:id="182" w:name="_m5abh3snf15t"/>
      <w:bookmarkEnd w:id="182"/>
      <w:ins w:id="183" w:author="Bouzek,Heather K" w:date="2026-08-24T00:58:00Z">
        <w:r>
          <w:rPr>
            <w:rFonts w:ascii="Times New Roman" w:eastAsia="Times New Roman" w:hAnsi="Times New Roman" w:cs="Times New Roman"/>
            <w:b/>
            <w:bCs/>
            <w:sz w:val="24"/>
            <w:szCs w:val="24"/>
            <w:lang w:val="en-US"/>
          </w:rPr>
          <w:t>SyToGen integrates host-specific RM information with sequence-aware DNA refactoring</w:t>
        </w:r>
      </w:ins>
    </w:p>
    <w:p w14:paraId="1A3BE337" w14:textId="2C484B5C" w:rsidR="00874D89" w:rsidRPr="00874D89" w:rsidRDefault="00874D89" w:rsidP="00874D89">
      <w:pPr>
        <w:spacing w:after="240" w:line="480" w:lineRule="auto"/>
        <w:jc w:val="both"/>
        <w:rPr>
          <w:ins w:id="184" w:author="Bouzek,Heather K" w:date="2026-08-24T01:01:00Z"/>
          <w:rFonts w:ascii="Times New Roman" w:eastAsia="Times New Roman" w:hAnsi="Times New Roman" w:cs="Times New Roman"/>
          <w:sz w:val="24"/>
          <w:szCs w:val="24"/>
          <w:lang w:val="en-US"/>
          <w:rPrChange w:id="185" w:author="Bouzek,Heather K" w:date="2026-08-24T01:01:00Z" w16du:dateUtc="2026-08-24T06:01:00Z">
            <w:rPr>
              <w:ins w:id="186" w:author="Bouzek,Heather K" w:date="2026-08-24T01:01:00Z"/>
              <w:rFonts w:ascii="Times New Roman" w:eastAsia="Times New Roman" w:hAnsi="Times New Roman" w:cs="Times New Roman"/>
              <w:b/>
              <w:bCs/>
              <w:sz w:val="24"/>
              <w:szCs w:val="24"/>
              <w:lang w:val="en-US"/>
            </w:rPr>
          </w:rPrChange>
        </w:rPr>
      </w:pPr>
      <w:ins w:id="187" w:author="Bouzek,Heather K" w:date="2026-08-24T01:01:00Z">
        <w:r>
          <w:rPr>
            <w:rFonts w:ascii="Times New Roman" w:eastAsia="Times New Roman" w:hAnsi="Times New Roman" w:cs="Times New Roman"/>
            <w:sz w:val="24"/>
            <w:szCs w:val="24"/>
            <w:lang w:val="en-US"/>
            <w:rPrChange w:id="188" w:author="Bouzek,Heather K" w:date="2026-08-24T01:01:00Z" w16du:dateUtc="2026-08-24T06:01:00Z">
              <w:rPr>
                <w:rFonts w:ascii="Times New Roman" w:eastAsia="Times New Roman" w:hAnsi="Times New Roman" w:cs="Times New Roman"/>
                <w:b/>
                <w:bCs/>
                <w:sz w:val="24"/>
                <w:szCs w:val="24"/>
                <w:lang w:val="en-US"/>
              </w:rPr>
            </w:rPrChange>
          </w:rPr>
          <w:t>SyToGen organizes RM-silent construct design into four core modules</w:t>
        </w:r>
      </w:ins>
      <w:ins w:id="189" w:author="Bouzek,Heather K" w:date="2026-08-24T01:02:00Z" w16du:dateUtc="2026-08-24T06:02:00Z">
        <w:r>
          <w:rPr>
            <w:rFonts w:ascii="Times New Roman" w:eastAsia="Times New Roman" w:hAnsi="Times New Roman" w:cs="Times New Roman"/>
            <w:sz w:val="24"/>
            <w:szCs w:val="24"/>
            <w:lang w:val="en-US"/>
          </w:rPr>
          <w:t xml:space="preserve">: </w:t>
        </w:r>
      </w:ins>
      <w:ins w:id="190" w:author="Bouzek,Heather K" w:date="2026-08-24T01:01:00Z">
        <w:r>
          <w:rPr>
            <w:rFonts w:ascii="Times New Roman" w:eastAsia="Times New Roman" w:hAnsi="Times New Roman" w:cs="Times New Roman"/>
            <w:sz w:val="24"/>
            <w:szCs w:val="24"/>
            <w:lang w:val="en-US"/>
            <w:rPrChange w:id="191" w:author="Bouzek,Heather K" w:date="2026-08-24T01:01:00Z" w16du:dateUtc="2026-08-24T06:01:00Z">
              <w:rPr>
                <w:rFonts w:ascii="Times New Roman" w:eastAsia="Times New Roman" w:hAnsi="Times New Roman" w:cs="Times New Roman"/>
                <w:b/>
                <w:bCs/>
                <w:sz w:val="24"/>
                <w:szCs w:val="24"/>
                <w:lang w:val="en-US"/>
              </w:rPr>
            </w:rPrChange>
          </w:rPr>
          <w:t>MyMotifs, MotifFinder, CodonBias and SyToGen</w:t>
        </w:r>
      </w:ins>
      <w:ins w:id="192" w:author="Bouzek,Heather K" w:date="2026-08-24T01:03:00Z" w16du:dateUtc="2026-08-24T06:03:00Z">
        <w:r>
          <w:rPr>
            <w:rFonts w:ascii="Times New Roman" w:eastAsia="Times New Roman" w:hAnsi="Times New Roman" w:cs="Times New Roman"/>
            <w:sz w:val="24"/>
            <w:szCs w:val="24"/>
            <w:lang w:val="en-US"/>
          </w:rPr>
          <w:t xml:space="preserve">. Each is </w:t>
        </w:r>
      </w:ins>
      <w:ins w:id="193" w:author="Bouzek,Heather K" w:date="2026-08-24T01:01:00Z">
        <w:r>
          <w:rPr>
            <w:rFonts w:ascii="Times New Roman" w:eastAsia="Times New Roman" w:hAnsi="Times New Roman" w:cs="Times New Roman"/>
            <w:sz w:val="24"/>
            <w:szCs w:val="24"/>
            <w:lang w:val="en-US"/>
            <w:rPrChange w:id="194" w:author="Bouzek,Heather K" w:date="2026-08-24T01:01:00Z" w16du:dateUtc="2026-08-24T06:01:00Z">
              <w:rPr>
                <w:rFonts w:ascii="Times New Roman" w:eastAsia="Times New Roman" w:hAnsi="Times New Roman" w:cs="Times New Roman"/>
                <w:b/>
                <w:bCs/>
                <w:sz w:val="24"/>
                <w:szCs w:val="24"/>
                <w:lang w:val="en-US"/>
              </w:rPr>
            </w:rPrChange>
          </w:rPr>
          <w:t>within an integrated workflow (</w:t>
        </w:r>
        <w:r>
          <w:rPr>
            <w:rFonts w:ascii="Times New Roman" w:eastAsia="Times New Roman" w:hAnsi="Times New Roman" w:cs="Times New Roman"/>
            <w:b/>
            <w:bCs/>
            <w:sz w:val="24"/>
            <w:szCs w:val="24"/>
            <w:lang w:val="en-US"/>
          </w:rPr>
          <w:t>Fig</w:t>
        </w:r>
      </w:ins>
      <w:ins w:id="195" w:author="Bouzek,Heather K" w:date="2026-08-24T01:03:00Z" w16du:dateUtc="2026-08-24T06:03:00Z">
        <w:r>
          <w:rPr>
            <w:rFonts w:ascii="Times New Roman" w:eastAsia="Times New Roman" w:hAnsi="Times New Roman" w:cs="Times New Roman"/>
            <w:b/>
            <w:bCs/>
            <w:sz w:val="24"/>
            <w:szCs w:val="24"/>
            <w:lang w:val="en-US"/>
            <w:rPrChange w:id="196" w:author="Bouzek,Heather K" w:date="2026-08-24T01:03:00Z" w16du:dateUtc="2026-08-24T06:03:00Z">
              <w:rPr>
                <w:rFonts w:ascii="Times New Roman" w:eastAsia="Times New Roman" w:hAnsi="Times New Roman" w:cs="Times New Roman"/>
                <w:sz w:val="24"/>
                <w:szCs w:val="24"/>
                <w:lang w:val="en-US"/>
              </w:rPr>
            </w:rPrChange>
          </w:rPr>
          <w:t>ure</w:t>
        </w:r>
      </w:ins>
      <w:ins w:id="197" w:author="Bouzek,Heather K" w:date="2026-08-24T01:01:00Z">
        <w:r>
          <w:rPr>
            <w:rFonts w:ascii="Times New Roman" w:eastAsia="Times New Roman" w:hAnsi="Times New Roman" w:cs="Times New Roman"/>
            <w:b/>
            <w:bCs/>
            <w:sz w:val="24"/>
            <w:szCs w:val="24"/>
            <w:lang w:val="en-US"/>
          </w:rPr>
          <w:t xml:space="preserve"> 1</w:t>
        </w:r>
        <w:r>
          <w:rPr>
            <w:rFonts w:ascii="Times New Roman" w:eastAsia="Times New Roman" w:hAnsi="Times New Roman" w:cs="Times New Roman"/>
            <w:sz w:val="24"/>
            <w:szCs w:val="24"/>
            <w:lang w:val="en-US"/>
            <w:rPrChange w:id="198" w:author="Bouzek,Heather K" w:date="2026-08-24T01:01:00Z" w16du:dateUtc="2026-08-24T06:01:00Z">
              <w:rPr>
                <w:rFonts w:ascii="Times New Roman" w:eastAsia="Times New Roman" w:hAnsi="Times New Roman" w:cs="Times New Roman"/>
                <w:b/>
                <w:bCs/>
                <w:sz w:val="24"/>
                <w:szCs w:val="24"/>
                <w:lang w:val="en-US"/>
              </w:rPr>
            </w:rPrChange>
          </w:rPr>
          <w:t xml:space="preserve">). </w:t>
        </w:r>
        <w:r>
          <w:rPr>
            <w:rFonts w:ascii="Times New Roman" w:eastAsia="Times New Roman" w:hAnsi="Times New Roman" w:cs="Times New Roman"/>
            <w:sz w:val="24"/>
            <w:szCs w:val="24"/>
            <w:lang w:val="en-US"/>
            <w:rPrChange w:id="199" w:author="Bouzek,Heather K" w:date="2026-08-24T01:01:00Z" w16du:dateUtc="2026-08-24T06:01:00Z">
              <w:rPr>
                <w:rFonts w:ascii="Times New Roman" w:eastAsia="Times New Roman" w:hAnsi="Times New Roman" w:cs="Times New Roman"/>
                <w:b/>
                <w:bCs/>
                <w:sz w:val="24"/>
                <w:szCs w:val="24"/>
                <w:lang w:val="en-US"/>
              </w:rPr>
            </w:rPrChange>
          </w:rPr>
          <w:lastRenderedPageBreak/>
          <w:t>MyMotifs constructs a standardized TSM profile from methylome-derived, curated or user-defined motif records. MotifFinder maps these motifs across annotated genetic constructs, including both strands and circular sequence boundaries. CodonBias derives host-specific codon-use frequencies from annotated coding sequences. SyToGen optimization engine uses these inputs to generate permissible sequence edits while preserving encoded protein sequence and protected functional regions.</w:t>
        </w:r>
      </w:ins>
    </w:p>
    <w:p w14:paraId="06887473" w14:textId="77777777" w:rsidR="00874D89" w:rsidRPr="00874D89" w:rsidRDefault="00874D89" w:rsidP="00874D89">
      <w:pPr>
        <w:spacing w:after="240" w:line="480" w:lineRule="auto"/>
        <w:jc w:val="both"/>
        <w:rPr>
          <w:ins w:id="200" w:author="Bouzek,Heather K" w:date="2026-08-24T01:01:00Z"/>
          <w:rFonts w:ascii="Times New Roman" w:eastAsia="Times New Roman" w:hAnsi="Times New Roman" w:cs="Times New Roman"/>
          <w:sz w:val="24"/>
          <w:szCs w:val="24"/>
          <w:lang w:val="en-US"/>
          <w:rPrChange w:id="201" w:author="Bouzek,Heather K" w:date="2026-08-24T01:01:00Z" w16du:dateUtc="2026-08-24T06:01:00Z">
            <w:rPr>
              <w:ins w:id="202" w:author="Bouzek,Heather K" w:date="2026-08-24T01:01:00Z"/>
              <w:rFonts w:ascii="Times New Roman" w:eastAsia="Times New Roman" w:hAnsi="Times New Roman" w:cs="Times New Roman"/>
              <w:b/>
              <w:bCs/>
              <w:sz w:val="24"/>
              <w:szCs w:val="24"/>
              <w:lang w:val="en-US"/>
            </w:rPr>
          </w:rPrChange>
        </w:rPr>
      </w:pPr>
      <w:ins w:id="203" w:author="Bouzek,Heather K" w:date="2026-08-24T01:01:00Z">
        <w:r>
          <w:rPr>
            <w:rFonts w:ascii="Times New Roman" w:eastAsia="Times New Roman" w:hAnsi="Times New Roman" w:cs="Times New Roman"/>
            <w:sz w:val="24"/>
            <w:szCs w:val="24"/>
            <w:lang w:val="en-US"/>
            <w:rPrChange w:id="204" w:author="Bouzek,Heather K" w:date="2026-08-24T01:01:00Z" w16du:dateUtc="2026-08-24T06:01:00Z">
              <w:rPr>
                <w:rFonts w:ascii="Times New Roman" w:eastAsia="Times New Roman" w:hAnsi="Times New Roman" w:cs="Times New Roman"/>
                <w:b/>
                <w:bCs/>
                <w:sz w:val="24"/>
                <w:szCs w:val="24"/>
                <w:lang w:val="en-US"/>
              </w:rPr>
            </w:rPrChange>
          </w:rPr>
          <w:t>The workflow supports linear and circular constructs and maintains sequence, annotation and topology information during optimization. For each motif occurrence, coding regions are edited only through synonymous substitutions, whereas editable non-coding regions can be modified through single-nucleotide substitutions. Replication origins and other protected features can be excluded from editing, and users can supply additional protected coordinates. Type IV motifs, which target modified DNA rather than unmodified recognition sequences, are carried through the motif profile but are excluded from sequence editing by default.</w:t>
        </w:r>
      </w:ins>
    </w:p>
    <w:p w14:paraId="3BE80D7C" w14:textId="77777777" w:rsidR="00874D89" w:rsidRPr="00874D89" w:rsidRDefault="00874D89" w:rsidP="00874D89">
      <w:pPr>
        <w:spacing w:after="240" w:line="480" w:lineRule="auto"/>
        <w:jc w:val="both"/>
        <w:rPr>
          <w:ins w:id="205" w:author="Bouzek,Heather K" w:date="2026-08-24T01:01:00Z"/>
          <w:rFonts w:ascii="Times New Roman" w:eastAsia="Times New Roman" w:hAnsi="Times New Roman" w:cs="Times New Roman"/>
          <w:sz w:val="24"/>
          <w:szCs w:val="24"/>
          <w:lang w:val="en-US"/>
          <w:rPrChange w:id="206" w:author="Bouzek,Heather K" w:date="2026-08-24T01:01:00Z" w16du:dateUtc="2026-08-24T06:01:00Z">
            <w:rPr>
              <w:ins w:id="207" w:author="Bouzek,Heather K" w:date="2026-08-24T01:01:00Z"/>
              <w:rFonts w:ascii="Times New Roman" w:eastAsia="Times New Roman" w:hAnsi="Times New Roman" w:cs="Times New Roman"/>
              <w:b/>
              <w:bCs/>
              <w:sz w:val="24"/>
              <w:szCs w:val="24"/>
              <w:lang w:val="en-US"/>
            </w:rPr>
          </w:rPrChange>
        </w:rPr>
      </w:pPr>
      <w:ins w:id="208" w:author="Bouzek,Heather K" w:date="2026-08-24T01:01:00Z">
        <w:r>
          <w:rPr>
            <w:rFonts w:ascii="Times New Roman" w:eastAsia="Times New Roman" w:hAnsi="Times New Roman" w:cs="Times New Roman"/>
            <w:sz w:val="24"/>
            <w:szCs w:val="24"/>
            <w:lang w:val="en-US"/>
            <w:rPrChange w:id="209" w:author="Bouzek,Heather K" w:date="2026-08-24T01:01:00Z" w16du:dateUtc="2026-08-24T06:01:00Z">
              <w:rPr>
                <w:rFonts w:ascii="Times New Roman" w:eastAsia="Times New Roman" w:hAnsi="Times New Roman" w:cs="Times New Roman"/>
                <w:b/>
                <w:bCs/>
                <w:sz w:val="24"/>
                <w:szCs w:val="24"/>
                <w:lang w:val="en-US"/>
              </w:rPr>
            </w:rPrChange>
          </w:rPr>
          <w:t>Candidate edits are evaluated against the current construct rather than the original sequence alone. A candidate must destroy the targeted motif and must not introduce a new target motif in the local sequence context. Valid candidates are ranked according to motif destruction, avoidance of newly introduced motifs, host codon preference and, where enabled, preservation of local G+C class. The highest-ranked candidate is applied, the sequence and motif state are updated, and the process continues iteratively. A final whole-construct scan independently evaluates the edited sequence and identifies eliminated, unresolved and newly introduced motifs.</w:t>
        </w:r>
      </w:ins>
    </w:p>
    <w:p w14:paraId="2A4ED334" w14:textId="2D4D249B" w:rsidR="001C3442" w:rsidDel="00FB6069" w:rsidRDefault="00874D89" w:rsidP="00FB6069">
      <w:pPr>
        <w:spacing w:after="240" w:line="480" w:lineRule="auto"/>
        <w:jc w:val="both"/>
        <w:rPr>
          <w:del w:id="210" w:author="Bouzek,Heather K" w:date="2026-08-24T00:58:00Z" w16du:dateUtc="2026-08-24T05:58:00Z"/>
          <w:rFonts w:ascii="Times New Roman" w:eastAsia="Times New Roman" w:hAnsi="Times New Roman" w:cs="Times New Roman"/>
          <w:sz w:val="24"/>
          <w:szCs w:val="24"/>
          <w:lang w:val="en-US"/>
        </w:rPr>
      </w:pPr>
      <w:ins w:id="211" w:author="Bouzek,Heather K" w:date="2026-08-24T01:01:00Z">
        <w:r>
          <w:rPr>
            <w:rFonts w:ascii="Times New Roman" w:eastAsia="Times New Roman" w:hAnsi="Times New Roman" w:cs="Times New Roman"/>
            <w:sz w:val="24"/>
            <w:szCs w:val="24"/>
            <w:lang w:val="en-US"/>
            <w:rPrChange w:id="212" w:author="Bouzek,Heather K" w:date="2026-08-24T01:01:00Z" w16du:dateUtc="2026-08-24T06:01:00Z">
              <w:rPr>
                <w:rFonts w:ascii="Times New Roman" w:eastAsia="Times New Roman" w:hAnsi="Times New Roman" w:cs="Times New Roman"/>
                <w:b/>
                <w:bCs/>
                <w:sz w:val="24"/>
                <w:szCs w:val="24"/>
                <w:lang w:val="en-US"/>
              </w:rPr>
            </w:rPrChange>
          </w:rPr>
          <w:t xml:space="preserve">SyToGen also retains candidate-level provenance. For each motif, the decision matrix records candidate substitutions, motif identity and location, sequence and codon changes, rejection reasons, codon-use scores, G+C status and the selected outcome. Motifs for which no </w:t>
        </w:r>
        <w:r>
          <w:rPr>
            <w:rFonts w:ascii="Times New Roman" w:eastAsia="Times New Roman" w:hAnsi="Times New Roman" w:cs="Times New Roman"/>
            <w:sz w:val="24"/>
            <w:szCs w:val="24"/>
            <w:lang w:val="en-US"/>
            <w:rPrChange w:id="213" w:author="Bouzek,Heather K" w:date="2026-08-24T01:01:00Z" w16du:dateUtc="2026-08-24T06:01:00Z">
              <w:rPr>
                <w:rFonts w:ascii="Times New Roman" w:eastAsia="Times New Roman" w:hAnsi="Times New Roman" w:cs="Times New Roman"/>
                <w:b/>
                <w:bCs/>
                <w:sz w:val="24"/>
                <w:szCs w:val="24"/>
                <w:lang w:val="en-US"/>
              </w:rPr>
            </w:rPrChange>
          </w:rPr>
          <w:lastRenderedPageBreak/>
          <w:t>permissible solution exists are not forcibly edited and are explicitly reported. This design allows users to distinguish a successful RM-silent redesign from a construct in which specific motifs remain unresolved.</w:t>
        </w:r>
      </w:ins>
      <w:del w:id="214" w:author="Bouzek,Heather K" w:date="2026-08-24T00:58:00Z" w16du:dateUtc="2026-08-24T05:58:00Z">
        <w:r>
          <w:rPr>
            <w:rFonts w:ascii="Times New Roman" w:eastAsia="Times New Roman" w:hAnsi="Times New Roman" w:cs="Times New Roman"/>
            <w:b/>
            <w:bCs/>
            <w:sz w:val="24"/>
            <w:szCs w:val="24"/>
            <w:lang w:val="en-US"/>
          </w:rPr>
          <w:delText xml:space="preserve">SyToGen enables precise editing of DNA sequences to eliminate RM target </w:delText>
        </w:r>
      </w:del>
      <w:del w:id="215" w:author="Bouzek,Heather K" w:date="2026-08-23T23:58:00Z" w16du:dateUtc="2026-08-24T04:58:00Z">
        <w:r>
          <w:rPr>
            <w:rFonts w:ascii="Times New Roman" w:eastAsia="Times New Roman" w:hAnsi="Times New Roman" w:cs="Times New Roman"/>
            <w:b/>
            <w:bCs/>
            <w:sz w:val="24"/>
            <w:szCs w:val="24"/>
            <w:lang w:val="en-US"/>
          </w:rPr>
          <w:delText>motifs</w:delText>
        </w:r>
      </w:del>
    </w:p>
    <w:p w14:paraId="41B65312" w14:textId="7B84AC7E" w:rsidR="00C26C59" w:rsidDel="00FB6069" w:rsidRDefault="00097FCC" w:rsidP="00FB6069">
      <w:pPr>
        <w:spacing w:after="240" w:line="480" w:lineRule="auto"/>
        <w:jc w:val="both"/>
        <w:rPr>
          <w:del w:id="216" w:author="Bouzek,Heather K" w:date="2026-08-24T01:05:00Z" w16du:dateUtc="2026-08-24T06:05:00Z"/>
          <w:rFonts w:ascii="Times New Roman" w:eastAsia="Times New Roman" w:hAnsi="Times New Roman" w:cs="Times New Roman"/>
          <w:b/>
          <w:bCs/>
          <w:sz w:val="24"/>
          <w:szCs w:val="24"/>
          <w:lang w:val="en-US"/>
        </w:rPr>
      </w:pPr>
      <w:del w:id="217" w:author="Bouzek,Heather K" w:date="2026-08-24T01:05:00Z" w16du:dateUtc="2026-08-24T06:05:00Z">
        <w:r>
          <w:rPr>
            <w:rFonts w:ascii="Times New Roman" w:eastAsia="Times New Roman" w:hAnsi="Times New Roman" w:cs="Times New Roman"/>
            <w:sz w:val="24"/>
            <w:szCs w:val="24"/>
            <w:lang w:val="en-US"/>
          </w:rPr>
          <w:delText xml:space="preserve">Expanding SynDNA methodologies to a broader range of bacteria requires a reliable means of generating RM-silent genetic tools. While existing computational pipelines can identify individual restriction–modification (RM) target </w:delText>
        </w:r>
      </w:del>
      <w:del w:id="218" w:author="Bouzek,Heather K" w:date="2026-08-23T23:58:00Z" w16du:dateUtc="2026-08-24T04:58:00Z">
        <w:r>
          <w:rPr>
            <w:rFonts w:ascii="Times New Roman" w:eastAsia="Times New Roman" w:hAnsi="Times New Roman" w:cs="Times New Roman"/>
            <w:sz w:val="24"/>
            <w:szCs w:val="24"/>
            <w:lang w:val="en-US"/>
          </w:rPr>
          <w:delText>motifs</w:delText>
        </w:r>
      </w:del>
      <w:del w:id="219" w:author="Bouzek,Heather K" w:date="2026-08-23T20:31:00Z" w16du:dateUtc="2026-08-24T01:31:00Z">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delInstrText xml:space="preserve"> ADDIN EN.CITE &lt;EndNote&gt;&lt;Cite&gt;&lt;Author&gt;Roberts&lt;/Author&gt;&lt;Year&gt;2023&lt;/Year&gt;&lt;RecNum&gt;154&lt;/RecNum&gt;&lt;DisplayText&gt;&lt;style face="superscript"&gt;15,34&lt;/style&gt;&lt;/DisplayText&gt;&lt;record&gt;&lt;rec-number&gt;154&lt;/rec-number&gt;&lt;foreign-keys&gt;&lt;key app="EN" db-id="a2dwrpf27tdx0ie0a9uvve2ypf5xa9s0902d" timestamp="1781196322"&gt;154&lt;/key&gt;&lt;/foreign-keys&gt;&lt;ref-type name="Journal Article"&gt;17&lt;/ref-type&gt;&lt;contributors&gt;&lt;authors&gt;&lt;author&gt;Roberts, Richard J&lt;/author&gt;&lt;author&gt;Vincze, Tamas&lt;/author&gt;&lt;author&gt;Posfai, Janos&lt;/author&gt;&lt;author&gt;Macelis, Dana&lt;/author&gt;&lt;/authors&gt;&lt;/contributors&gt;&lt;titles&gt;&lt;title&gt;REBASE: a database for DNA restriction and modification: enzymes, genes and genomes&lt;/title&gt;&lt;secondary-title&gt;Nucleic Acids Research&lt;/secondary-title&gt;&lt;/titles&gt;&lt;periodical&gt;&lt;full-title&gt;Nucleic acids research&lt;/full-title&gt;&lt;/periodical&gt;&lt;pages&gt;D629-D630&lt;/pages&gt;&lt;volume&gt;51&lt;/volume&gt;&lt;number&gt;D1&lt;/number&gt;&lt;dates&gt;&lt;year&gt;2023&lt;/year&gt;&lt;/dates&gt;&lt;isbn&gt;0305-1048&lt;/isbn&gt;&lt;urls&gt;&lt;/urls&gt;&lt;/record&gt;&lt;/Cite&gt;&lt;Cite&gt;&lt;Author&gt;Payne&lt;/Author&gt;&lt;Year&gt;2022&lt;/Year&gt;&lt;RecNum&gt;174&lt;/RecNum&gt;&lt;record&gt;&lt;rec-number&gt;174&lt;/rec-number&gt;&lt;foreign-keys&gt;&lt;key app="EN" db-id="a2dwrpf27tdx0ie0a9uvve2ypf5xa9s0902d" timestamp="1781206789"&gt;174&lt;/key&gt;&lt;/foreign-keys&gt;&lt;ref-type name="Journal Article"&gt;17&lt;/ref-type&gt;&lt;contributors&gt;&lt;authors&gt;&lt;author&gt;Payne, Leighton J&lt;/author&gt;&lt;author&gt;Meaden, Sean&lt;/author&gt;&lt;author&gt;Mestre, Mario R&lt;/author&gt;&lt;author&gt;Palmer, Chris&lt;/author&gt;&lt;author&gt;Toro, Nicolás&lt;/author&gt;&lt;author&gt;Fineran, Peter C&lt;/author&gt;&lt;author&gt;Jackson, Simon A&lt;/author&gt;&lt;/authors&gt;&lt;/contributors&gt;&lt;titles&gt;&lt;title&gt;PADLOC: a web server for the identification of antiviral defence systems in microbial genomes&lt;/title&gt;&lt;secondary-title&gt;Nucleic acids research&lt;/secondary-title&gt;&lt;/titles&gt;&lt;periodical&gt;&lt;full-title&gt;Nucleic acids research&lt;/full-title&gt;&lt;/periodical&gt;&lt;pages&gt;W541-W550&lt;/pages&gt;&lt;volume&gt;50&lt;/volume&gt;&lt;number&gt;W1&lt;/number&gt;&lt;dates&gt;&lt;year&gt;2022&lt;/year&gt;&lt;/dates&gt;&lt;isbn&gt;0305-1048&lt;/isbn&gt;&lt;urls&gt;&lt;/urls&gt;&lt;/record&gt;&lt;/Cite&gt;&lt;/EndNote&gt;</w:del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delText>15,34</w:delText>
        </w:r>
        <w:r>
          <w:rPr>
            <w:rFonts w:ascii="Times New Roman" w:eastAsia="Times New Roman" w:hAnsi="Times New Roman" w:cs="Times New Roman"/>
            <w:sz w:val="24"/>
            <w:szCs w:val="24"/>
            <w:lang w:val="en-US"/>
          </w:rPr>
          <w:fldChar w:fldCharType="end"/>
        </w:r>
      </w:del>
      <w:del w:id="220" w:author="Bouzek,Heather K" w:date="2026-08-24T01:05:00Z" w16du:dateUtc="2026-08-24T06:05:00Z">
        <w:r>
          <w:rPr>
            <w:rFonts w:ascii="Times New Roman" w:eastAsia="Times New Roman" w:hAnsi="Times New Roman" w:cs="Times New Roman"/>
            <w:sz w:val="24"/>
            <w:szCs w:val="24"/>
            <w:lang w:val="en-US"/>
          </w:rPr>
          <w:delText xml:space="preserve"> they </w:delText>
        </w:r>
      </w:del>
      <w:del w:id="221" w:author="Bouzek,Heather K" w:date="2026-08-23T20:35:00Z" w16du:dateUtc="2026-08-24T01:35:00Z">
        <w:r>
          <w:rPr>
            <w:rFonts w:ascii="Times New Roman" w:eastAsia="Times New Roman" w:hAnsi="Times New Roman" w:cs="Times New Roman"/>
            <w:sz w:val="24"/>
            <w:szCs w:val="24"/>
            <w:lang w:val="en-US"/>
          </w:rPr>
          <w:delText>are not designed to define</w:delText>
        </w:r>
      </w:del>
      <w:del w:id="222" w:author="Bouzek,Heather K" w:date="2026-08-24T01:05:00Z" w16du:dateUtc="2026-08-24T06:05:00Z">
        <w:r>
          <w:rPr>
            <w:rFonts w:ascii="Times New Roman" w:eastAsia="Times New Roman" w:hAnsi="Times New Roman" w:cs="Times New Roman"/>
            <w:sz w:val="24"/>
            <w:szCs w:val="24"/>
            <w:lang w:val="en-US"/>
          </w:rPr>
          <w:delText xml:space="preserve"> a strain’s complete motif repertoire, </w:delText>
        </w:r>
      </w:del>
      <w:del w:id="223" w:author="Bouzek,Heather K" w:date="2026-08-23T20:36:00Z" w16du:dateUtc="2026-08-24T01:36:00Z">
        <w:r>
          <w:rPr>
            <w:rFonts w:ascii="Times New Roman" w:eastAsia="Times New Roman" w:hAnsi="Times New Roman" w:cs="Times New Roman"/>
            <w:sz w:val="24"/>
            <w:szCs w:val="24"/>
            <w:lang w:val="en-US"/>
          </w:rPr>
          <w:delText>map those motifs across an genetic construct, and redesign the sequence while preserving biological function</w:delText>
        </w:r>
      </w:del>
      <w:del w:id="224" w:author="Bouzek,Heather K" w:date="2026-08-24T01:05:00Z" w16du:dateUtc="2026-08-24T06:05:00Z">
        <w:r>
          <w:rPr>
            <w:rFonts w:ascii="Times New Roman" w:eastAsia="Times New Roman" w:hAnsi="Times New Roman" w:cs="Times New Roman"/>
            <w:sz w:val="24"/>
            <w:szCs w:val="24"/>
            <w:lang w:val="en-US"/>
          </w:rPr>
          <w:delText xml:space="preserve">. To address this gap, we developed the SyngenicDNA Tool Generator (SyToGen), an open-source computational framework </w:delText>
        </w:r>
        <w:r>
          <w:rPr>
            <w:rFonts w:ascii="Times New Roman" w:eastAsia="Times New Roman" w:hAnsi="Times New Roman" w:cs="Times New Roman"/>
            <w:sz w:val="24"/>
            <w:szCs w:val="24"/>
          </w:rPr>
          <w:delText>that automates the complete RM-silencing workflow in a reproducible manner (</w:delText>
        </w:r>
        <w:r>
          <w:rPr>
            <w:rFonts w:ascii="Times New Roman" w:eastAsia="Times New Roman" w:hAnsi="Times New Roman" w:cs="Times New Roman"/>
            <w:b/>
            <w:bCs/>
            <w:sz w:val="24"/>
            <w:szCs w:val="24"/>
          </w:rPr>
          <w:delText>Fig. 1a</w:delText>
        </w:r>
        <w:r>
          <w:rPr>
            <w:rFonts w:ascii="Times New Roman" w:eastAsia="Times New Roman" w:hAnsi="Times New Roman" w:cs="Times New Roman"/>
            <w:sz w:val="24"/>
            <w:szCs w:val="24"/>
          </w:rPr>
          <w:delText xml:space="preserve">). </w:delText>
        </w:r>
      </w:del>
    </w:p>
    <w:p w14:paraId="328613FC" w14:textId="77777777" w:rsidR="00FB6069" w:rsidRDefault="00FB6069">
      <w:pPr>
        <w:spacing w:after="240" w:line="480" w:lineRule="auto"/>
        <w:jc w:val="both"/>
        <w:rPr>
          <w:ins w:id="225" w:author="Bouzek,Heather K" w:date="2026-08-24T01:06:00Z" w16du:dateUtc="2026-08-24T06:06:00Z"/>
          <w:rFonts w:ascii="Times New Roman" w:eastAsia="Times New Roman" w:hAnsi="Times New Roman" w:cs="Times New Roman"/>
          <w:sz w:val="24"/>
          <w:szCs w:val="24"/>
        </w:rPr>
        <w:pPrChange w:id="226" w:author="Bouzek,Heather K" w:date="2026-08-24T01:06:00Z" w16du:dateUtc="2026-08-24T06:06:00Z">
          <w:pPr>
            <w:spacing w:line="480" w:lineRule="auto"/>
            <w:ind w:firstLine="720"/>
            <w:jc w:val="both"/>
          </w:pPr>
        </w:pPrChange>
      </w:pPr>
    </w:p>
    <w:p w14:paraId="306CA3A2" w14:textId="4B3F9014" w:rsidR="00000B43" w:rsidDel="00FB6069" w:rsidRDefault="00B27676">
      <w:pPr>
        <w:spacing w:after="240" w:line="480" w:lineRule="auto"/>
        <w:jc w:val="both"/>
        <w:rPr>
          <w:del w:id="227" w:author="Bouzek,Heather K" w:date="2026-08-24T01:05:00Z" w16du:dateUtc="2026-08-24T06:05:00Z"/>
          <w:rFonts w:ascii="Times New Roman" w:eastAsia="Times New Roman" w:hAnsi="Times New Roman" w:cs="Times New Roman"/>
          <w:sz w:val="24"/>
          <w:szCs w:val="24"/>
          <w:lang w:val="en-US"/>
        </w:rPr>
        <w:pPrChange w:id="228" w:author="Bouzek,Heather K" w:date="2026-08-24T01:06:00Z" w16du:dateUtc="2026-08-24T06:06:00Z">
          <w:pPr>
            <w:spacing w:line="480" w:lineRule="auto"/>
            <w:ind w:firstLine="720"/>
            <w:jc w:val="both"/>
          </w:pPr>
        </w:pPrChange>
      </w:pPr>
      <w:del w:id="229" w:author="Bouzek,Heather K" w:date="2026-08-24T01:05:00Z" w16du:dateUtc="2026-08-24T06:05:00Z">
        <w:r>
          <w:rPr>
            <w:rFonts w:ascii="Times New Roman" w:eastAsia="Times New Roman" w:hAnsi="Times New Roman" w:cs="Times New Roman"/>
            <w:sz w:val="24"/>
            <w:szCs w:val="24"/>
          </w:rPr>
          <w:delText>SyToGen can be accessed through either a graphical user interface (GUI) or a</w:delText>
        </w:r>
      </w:del>
      <w:del w:id="230" w:author="Bouzek,Heather K" w:date="2026-08-23T20:42:00Z" w16du:dateUtc="2026-08-24T01:42:00Z">
        <w:r>
          <w:rPr>
            <w:rFonts w:ascii="Times New Roman" w:eastAsia="Times New Roman" w:hAnsi="Times New Roman" w:cs="Times New Roman"/>
            <w:sz w:val="24"/>
            <w:szCs w:val="24"/>
          </w:rPr>
          <w:delText>n open-source R package</w:delText>
        </w:r>
      </w:del>
      <w:del w:id="231" w:author="Bouzek,Heather K" w:date="2026-08-24T01:05:00Z" w16du:dateUtc="2026-08-24T06:05:00Z">
        <w:r>
          <w:rPr>
            <w:rFonts w:ascii="Times New Roman" w:eastAsia="Times New Roman" w:hAnsi="Times New Roman" w:cs="Times New Roman"/>
            <w:sz w:val="24"/>
            <w:szCs w:val="24"/>
          </w:rPr>
          <w:delText>, accommodating users with varying levels of computational expertise, and requires three primary inputs:</w:delText>
        </w:r>
        <w:r>
          <w:rPr>
            <w:rFonts w:ascii="Times New Roman" w:eastAsia="Times New Roman" w:hAnsi="Times New Roman" w:cs="Times New Roman"/>
            <w:sz w:val="24"/>
            <w:szCs w:val="24"/>
            <w:lang w:val="en-US"/>
          </w:rPr>
          <w:delText xml:space="preserve"> (i) the methyl-modified DNA </w:delText>
        </w:r>
      </w:del>
      <w:del w:id="232" w:author="Bouzek,Heather K" w:date="2026-08-23T23:58:00Z" w16du:dateUtc="2026-08-24T04:58:00Z">
        <w:r>
          <w:rPr>
            <w:rFonts w:ascii="Times New Roman" w:eastAsia="Times New Roman" w:hAnsi="Times New Roman" w:cs="Times New Roman"/>
            <w:sz w:val="24"/>
            <w:szCs w:val="24"/>
            <w:lang w:val="en-US"/>
          </w:rPr>
          <w:delText>motifs</w:delText>
        </w:r>
      </w:del>
      <w:del w:id="233" w:author="Bouzek,Heather K" w:date="2026-08-24T01:05:00Z" w16du:dateUtc="2026-08-24T06:05:00Z">
        <w:r>
          <w:rPr>
            <w:rFonts w:ascii="Times New Roman" w:eastAsia="Times New Roman" w:hAnsi="Times New Roman" w:cs="Times New Roman"/>
            <w:sz w:val="24"/>
            <w:szCs w:val="24"/>
            <w:lang w:val="en-US"/>
          </w:rPr>
          <w:delText xml:space="preserve"> of the target strain</w:delText>
        </w:r>
      </w:del>
      <w:del w:id="234" w:author="Bouzek,Heather K" w:date="2026-08-23T20:42:00Z" w16du:dateUtc="2026-08-24T01:42:00Z">
        <w:r>
          <w:rPr>
            <w:rFonts w:ascii="Times New Roman" w:eastAsia="Times New Roman" w:hAnsi="Times New Roman" w:cs="Times New Roman"/>
            <w:sz w:val="24"/>
            <w:szCs w:val="24"/>
            <w:lang w:val="en-US"/>
          </w:rPr>
          <w:delText>(s)</w:delText>
        </w:r>
      </w:del>
      <w:del w:id="235" w:author="Bouzek,Heather K" w:date="2026-08-24T01:05:00Z" w16du:dateUtc="2026-08-24T06:05:00Z">
        <w:r>
          <w:rPr>
            <w:rFonts w:ascii="Times New Roman" w:eastAsia="Times New Roman" w:hAnsi="Times New Roman" w:cs="Times New Roman"/>
            <w:sz w:val="24"/>
            <w:szCs w:val="24"/>
            <w:lang w:val="en-US"/>
          </w:rPr>
          <w:delText>, obtained through PacBio methylome analysis</w:delTex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delInstrText xml:space="preserve"> ADDIN EN.CITE &lt;EndNote&gt;&lt;Cite&gt;&lt;Author&gt;Flusberg&lt;/Author&gt;&lt;Year&gt;2010&lt;/Year&gt;&lt;RecNum&gt;175&lt;/RecNum&gt;&lt;DisplayText&gt;&lt;style face="superscript"&gt;29&lt;/style&gt;&lt;/DisplayText&gt;&lt;record&gt;&lt;rec-number&gt;175&lt;/rec-number&gt;&lt;foreign-keys&gt;&lt;key app="EN" db-id="a2dwrpf27tdx0ie0a9uvve2ypf5xa9s0902d" timestamp="1781207362"&gt;175&lt;/key&gt;&lt;/foreign-keys&gt;&lt;ref-type name="Journal Article"&gt;17&lt;/ref-type&gt;&lt;contributors&gt;&lt;authors&gt;&lt;author&gt;Flusberg, Benjamin A&lt;/author&gt;&lt;author&gt;Webster, Dale R&lt;/author&gt;&lt;author&gt;Lee, Jessica H&lt;/author&gt;&lt;author&gt;Travers, Kevin J&lt;/author&gt;&lt;author&gt;Olivares, Eric C&lt;/author&gt;&lt;author&gt;Clark, Tyson A&lt;/author&gt;&lt;author&gt;Korlach, Jonas&lt;/author&gt;&lt;author&gt;Turner, Stephen W&lt;/author&gt;&lt;/authors&gt;&lt;/contributors&gt;&lt;titles&gt;&lt;title&gt;Direct detection of DNA methylation during single-molecule, real-time sequencing&lt;/title&gt;&lt;secondary-title&gt;Nature methods&lt;/secondary-title&gt;&lt;/titles&gt;&lt;periodical&gt;&lt;full-title&gt;Nature methods&lt;/full-title&gt;&lt;/periodical&gt;&lt;pages&gt;461-465&lt;/pages&gt;&lt;volume&gt;7&lt;/volume&gt;&lt;number&gt;6&lt;/number&gt;&lt;dates&gt;&lt;year&gt;2010&lt;/year&gt;&lt;/dates&gt;&lt;isbn&gt;1548-7091&lt;/isbn&gt;&lt;urls&gt;&lt;/urls&gt;&lt;/record&gt;&lt;/Cite&gt;&lt;/EndNote&gt;</w:del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delText>29</w:delTex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delText xml:space="preserve"> </w:delText>
        </w:r>
      </w:del>
      <w:del w:id="236" w:author="Bouzek,Heather K" w:date="2026-08-23T20:43:00Z" w16du:dateUtc="2026-08-24T01:43:00Z">
        <w:r>
          <w:rPr>
            <w:rFonts w:ascii="Times New Roman" w:eastAsia="Times New Roman" w:hAnsi="Times New Roman" w:cs="Times New Roman"/>
            <w:sz w:val="24"/>
            <w:szCs w:val="24"/>
            <w:lang w:val="en-US"/>
          </w:rPr>
          <w:delText xml:space="preserve">or through </w:delText>
        </w:r>
      </w:del>
      <w:del w:id="237" w:author="Bouzek,Heather K" w:date="2026-08-24T01:05:00Z" w16du:dateUtc="2026-08-24T06:05:00Z">
        <w:r>
          <w:rPr>
            <w:rFonts w:ascii="Times New Roman" w:eastAsia="Times New Roman" w:hAnsi="Times New Roman" w:cs="Times New Roman"/>
            <w:sz w:val="24"/>
            <w:szCs w:val="24"/>
            <w:lang w:val="en-US"/>
          </w:rPr>
          <w:delText>REBASE</w:delTex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delInstrText xml:space="preserve"> ADDIN EN.CITE &lt;EndNote&gt;&lt;Cite&gt;&lt;Author&gt;Roberts&lt;/Author&gt;&lt;Year&gt;2023&lt;/Year&gt;&lt;RecNum&gt;154&lt;/RecNum&gt;&lt;DisplayText&gt;&lt;style face="superscript"&gt;15&lt;/style&gt;&lt;/DisplayText&gt;&lt;record&gt;&lt;rec-number&gt;154&lt;/rec-number&gt;&lt;foreign-keys&gt;&lt;key app="EN" db-id="a2dwrpf27tdx0ie0a9uvve2ypf5xa9s0902d" timestamp="1781196322"&gt;154&lt;/key&gt;&lt;/foreign-keys&gt;&lt;ref-type name="Journal Article"&gt;17&lt;/ref-type&gt;&lt;contributors&gt;&lt;authors&gt;&lt;author&gt;Roberts, Richard J&lt;/author&gt;&lt;author&gt;Vincze, Tamas&lt;/author&gt;&lt;author&gt;Posfai, Janos&lt;/author&gt;&lt;author&gt;Macelis, Dana&lt;/author&gt;&lt;/authors&gt;&lt;/contributors&gt;&lt;titles&gt;&lt;title&gt;REBASE: a database for DNA restriction and modification: enzymes, genes and genomes&lt;/title&gt;&lt;secondary-title&gt;Nucleic Acids Research&lt;/secondary-title&gt;&lt;/titles&gt;&lt;periodical&gt;&lt;full-title&gt;Nucleic acids research&lt;/full-title&gt;&lt;/periodical&gt;&lt;pages&gt;D629-D630&lt;/pages&gt;&lt;volume&gt;51&lt;/volume&gt;&lt;number&gt;D1&lt;/number&gt;&lt;dates&gt;&lt;year&gt;2023&lt;/year&gt;&lt;/dates&gt;&lt;isbn&gt;0305-1048&lt;/isbn&gt;&lt;urls&gt;&lt;/urls&gt;&lt;/record&gt;&lt;/Cite&gt;&lt;/EndNote&gt;</w:del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delText>15</w:delTex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delText xml:space="preserve"> curation, ii) </w:delText>
        </w:r>
        <w:r>
          <w:rPr>
            <w:rFonts w:ascii="Times New Roman" w:eastAsia="Times New Roman" w:hAnsi="Times New Roman" w:cs="Times New Roman"/>
            <w:sz w:val="24"/>
            <w:szCs w:val="24"/>
          </w:rPr>
          <w:delText>its annotated genome from which codon-usage frequencies are calculated</w:delText>
        </w:r>
        <w:r>
          <w:rPr>
            <w:rFonts w:ascii="Times New Roman" w:eastAsia="Times New Roman" w:hAnsi="Times New Roman" w:cs="Times New Roman"/>
            <w:sz w:val="24"/>
            <w:szCs w:val="24"/>
            <w:lang w:val="en-US"/>
          </w:rPr>
          <w:delText xml:space="preserve">, and (iii) </w:delText>
        </w:r>
        <w:r>
          <w:rPr>
            <w:rFonts w:ascii="Times New Roman" w:eastAsia="Times New Roman" w:hAnsi="Times New Roman" w:cs="Times New Roman"/>
            <w:sz w:val="24"/>
            <w:szCs w:val="24"/>
          </w:rPr>
          <w:delText>an annotated genetic</w:delText>
        </w:r>
      </w:del>
      <w:del w:id="238" w:author="Bouzek,Heather K" w:date="2026-08-23T20:46:00Z" w16du:dateUtc="2026-08-24T01:46:00Z">
        <w:r>
          <w:rPr>
            <w:rFonts w:ascii="Times New Roman" w:eastAsia="Times New Roman" w:hAnsi="Times New Roman" w:cs="Times New Roman"/>
            <w:sz w:val="24"/>
            <w:szCs w:val="24"/>
          </w:rPr>
          <w:delText xml:space="preserve"> tool</w:delText>
        </w:r>
      </w:del>
      <w:del w:id="239" w:author="Bouzek,Heather K" w:date="2026-08-24T01:05:00Z" w16du:dateUtc="2026-08-24T06:05:00Z">
        <w:r>
          <w:rPr>
            <w:rFonts w:ascii="Times New Roman" w:eastAsia="Times New Roman" w:hAnsi="Times New Roman" w:cs="Times New Roman"/>
            <w:sz w:val="24"/>
            <w:szCs w:val="24"/>
          </w:rPr>
          <w:delText xml:space="preserve"> construct</w:delText>
        </w:r>
      </w:del>
      <w:del w:id="240" w:author="Bouzek,Heather K" w:date="2026-08-23T20:46:00Z" w16du:dateUtc="2026-08-24T01:46:00Z">
        <w:r>
          <w:rPr>
            <w:rFonts w:ascii="Times New Roman" w:eastAsia="Times New Roman" w:hAnsi="Times New Roman" w:cs="Times New Roman"/>
            <w:sz w:val="24"/>
            <w:szCs w:val="24"/>
          </w:rPr>
          <w:delText xml:space="preserve"> to be redesigned</w:delText>
        </w:r>
      </w:del>
      <w:del w:id="241" w:author="Bouzek,Heather K" w:date="2026-08-24T01:05:00Z" w16du:dateUtc="2026-08-24T06:05:00Z">
        <w:r>
          <w:rPr>
            <w:rFonts w:ascii="Times New Roman" w:eastAsia="Times New Roman" w:hAnsi="Times New Roman" w:cs="Times New Roman"/>
            <w:sz w:val="24"/>
            <w:szCs w:val="24"/>
            <w:lang w:val="en-US"/>
          </w:rPr>
          <w:delText xml:space="preserve">. </w:delText>
        </w:r>
        <w:r>
          <w:rPr>
            <w:rFonts w:ascii="Times New Roman" w:eastAsia="Times New Roman" w:hAnsi="Times New Roman" w:cs="Times New Roman"/>
            <w:sz w:val="24"/>
            <w:szCs w:val="24"/>
          </w:rPr>
          <w:delText>These inputs can be processed through a single automated workflow or through four discrete modules corresponding to successive stages of RM-silencing</w:delText>
        </w:r>
        <w:r>
          <w:rPr>
            <w:rFonts w:ascii="Times New Roman" w:eastAsia="Times New Roman" w:hAnsi="Times New Roman" w:cs="Times New Roman"/>
            <w:sz w:val="24"/>
            <w:szCs w:val="24"/>
            <w:lang w:val="en-US"/>
          </w:rPr>
          <w:delText xml:space="preserve"> (</w:delText>
        </w:r>
        <w:r>
          <w:rPr>
            <w:rFonts w:ascii="Times New Roman" w:eastAsia="Times New Roman" w:hAnsi="Times New Roman" w:cs="Times New Roman"/>
            <w:b/>
            <w:bCs/>
            <w:sz w:val="24"/>
            <w:szCs w:val="24"/>
            <w:lang w:val="en-US"/>
          </w:rPr>
          <w:delText>Fig. 1b</w:delText>
        </w:r>
        <w:r>
          <w:rPr>
            <w:rFonts w:ascii="Times New Roman" w:eastAsia="Times New Roman" w:hAnsi="Times New Roman" w:cs="Times New Roman"/>
            <w:sz w:val="24"/>
            <w:szCs w:val="24"/>
            <w:lang w:val="en-US"/>
          </w:rPr>
          <w:delText xml:space="preserve">). </w:delText>
        </w:r>
      </w:del>
    </w:p>
    <w:p w14:paraId="37B4870E" w14:textId="645D1FC0" w:rsidR="00614362" w:rsidDel="00FB6069" w:rsidRDefault="00CE2F2C">
      <w:pPr>
        <w:spacing w:after="240" w:line="480" w:lineRule="auto"/>
        <w:jc w:val="both"/>
        <w:rPr>
          <w:del w:id="242" w:author="Bouzek,Heather K" w:date="2026-08-24T01:05:00Z" w16du:dateUtc="2026-08-24T06:05:00Z"/>
          <w:rFonts w:ascii="Times New Roman" w:eastAsia="Times New Roman" w:hAnsi="Times New Roman" w:cs="Times New Roman"/>
          <w:sz w:val="24"/>
          <w:szCs w:val="24"/>
          <w:lang w:val="en-US"/>
        </w:rPr>
        <w:pPrChange w:id="243" w:author="Bouzek,Heather K" w:date="2026-08-24T01:06:00Z" w16du:dateUtc="2026-08-24T06:06:00Z">
          <w:pPr>
            <w:spacing w:line="480" w:lineRule="auto"/>
            <w:jc w:val="both"/>
          </w:pPr>
        </w:pPrChange>
      </w:pPr>
      <w:del w:id="244" w:author="Bouzek,Heather K" w:date="2026-08-24T01:05:00Z" w16du:dateUtc="2026-08-24T06:05:00Z">
        <w:r>
          <w:rPr>
            <w:rFonts w:ascii="Times New Roman" w:eastAsia="Times New Roman" w:hAnsi="Times New Roman" w:cs="Times New Roman"/>
            <w:sz w:val="24"/>
            <w:szCs w:val="24"/>
          </w:rPr>
          <w:tab/>
        </w:r>
        <w:r>
          <w:rPr>
            <w:rFonts w:ascii="Times New Roman" w:eastAsia="Times New Roman" w:hAnsi="Times New Roman" w:cs="Times New Roman"/>
            <w:sz w:val="24"/>
            <w:szCs w:val="24"/>
            <w:lang w:val="en-US"/>
          </w:rPr>
          <w:delText>The first module, My</w:delText>
        </w:r>
      </w:del>
      <w:del w:id="245" w:author="Bouzek,Heather K" w:date="2026-08-23T23:58:00Z" w16du:dateUtc="2026-08-24T04:58:00Z">
        <w:r>
          <w:rPr>
            <w:rFonts w:ascii="Times New Roman" w:eastAsia="Times New Roman" w:hAnsi="Times New Roman" w:cs="Times New Roman"/>
            <w:sz w:val="24"/>
            <w:szCs w:val="24"/>
            <w:lang w:val="en-US"/>
          </w:rPr>
          <w:delText>Motifs</w:delText>
        </w:r>
      </w:del>
      <w:del w:id="246" w:author="Bouzek,Heather K" w:date="2026-08-24T01:05:00Z" w16du:dateUtc="2026-08-24T06:05:00Z">
        <w:r>
          <w:rPr>
            <w:rFonts w:ascii="Times New Roman" w:eastAsia="Times New Roman" w:hAnsi="Times New Roman" w:cs="Times New Roman"/>
            <w:sz w:val="24"/>
            <w:szCs w:val="24"/>
            <w:lang w:val="en-US"/>
          </w:rPr>
          <w:delText xml:space="preserve">, can be used to consolidate </w:delText>
        </w:r>
      </w:del>
      <w:del w:id="247" w:author="Bouzek,Heather K" w:date="2026-08-23T20:47:00Z" w16du:dateUtc="2026-08-24T01:47:00Z">
        <w:r>
          <w:rPr>
            <w:rFonts w:ascii="Times New Roman" w:eastAsia="Times New Roman" w:hAnsi="Times New Roman" w:cs="Times New Roman"/>
            <w:sz w:val="24"/>
            <w:szCs w:val="24"/>
            <w:lang w:val="en-US"/>
          </w:rPr>
          <w:delText xml:space="preserve">and validate </w:delText>
        </w:r>
      </w:del>
      <w:del w:id="248" w:author="Bouzek,Heather K" w:date="2026-08-24T01:05:00Z" w16du:dateUtc="2026-08-24T06:05:00Z">
        <w:r>
          <w:rPr>
            <w:rFonts w:ascii="Times New Roman" w:eastAsia="Times New Roman" w:hAnsi="Times New Roman" w:cs="Times New Roman"/>
            <w:sz w:val="24"/>
            <w:szCs w:val="24"/>
            <w:lang w:val="en-US"/>
          </w:rPr>
          <w:delText xml:space="preserve">RM target </w:delText>
        </w:r>
      </w:del>
      <w:del w:id="249" w:author="Bouzek,Heather K" w:date="2026-08-23T23:58:00Z" w16du:dateUtc="2026-08-24T04:58:00Z">
        <w:r>
          <w:rPr>
            <w:rFonts w:ascii="Times New Roman" w:eastAsia="Times New Roman" w:hAnsi="Times New Roman" w:cs="Times New Roman"/>
            <w:sz w:val="24"/>
            <w:szCs w:val="24"/>
            <w:lang w:val="en-US"/>
          </w:rPr>
          <w:delText>motifs</w:delText>
        </w:r>
      </w:del>
      <w:del w:id="250" w:author="Bouzek,Heather K" w:date="2026-08-24T01:05:00Z" w16du:dateUtc="2026-08-24T06:05:00Z">
        <w:r>
          <w:rPr>
            <w:rFonts w:ascii="Times New Roman" w:eastAsia="Times New Roman" w:hAnsi="Times New Roman" w:cs="Times New Roman"/>
            <w:sz w:val="24"/>
            <w:szCs w:val="24"/>
            <w:lang w:val="en-US"/>
          </w:rPr>
          <w:delText xml:space="preserve">, </w:delText>
        </w:r>
      </w:del>
      <w:del w:id="251" w:author="Bouzek,Heather K" w:date="2026-08-23T20:49:00Z" w16du:dateUtc="2026-08-24T01:49:00Z">
        <w:r>
          <w:rPr>
            <w:rFonts w:ascii="Times New Roman" w:eastAsia="Times New Roman" w:hAnsi="Times New Roman" w:cs="Times New Roman"/>
            <w:sz w:val="24"/>
            <w:szCs w:val="24"/>
            <w:lang w:val="en-US"/>
          </w:rPr>
          <w:delText>resolve degenerate sequences and phase-variable motifs</w:delText>
        </w:r>
      </w:del>
      <w:del w:id="252" w:author="Bouzek,Heather K" w:date="2026-08-24T01:05:00Z" w16du:dateUtc="2026-08-24T06:05:00Z">
        <w:r>
          <w:rPr>
            <w:rFonts w:ascii="Times New Roman" w:eastAsia="Times New Roman" w:hAnsi="Times New Roman" w:cs="Times New Roman"/>
            <w:sz w:val="24"/>
            <w:szCs w:val="24"/>
            <w:lang w:val="en-US"/>
          </w:rPr>
          <w:delText xml:space="preserve">, and </w:delText>
        </w:r>
      </w:del>
      <w:del w:id="253" w:author="Bouzek,Heather K" w:date="2026-08-23T20:50:00Z" w16du:dateUtc="2026-08-24T01:50:00Z">
        <w:r>
          <w:rPr>
            <w:rFonts w:ascii="Times New Roman" w:eastAsia="Times New Roman" w:hAnsi="Times New Roman" w:cs="Times New Roman"/>
            <w:sz w:val="24"/>
            <w:szCs w:val="24"/>
            <w:lang w:val="en-US"/>
          </w:rPr>
          <w:delText xml:space="preserve">edit inconsistencies between </w:delText>
        </w:r>
        <w:r>
          <w:rPr>
            <w:rFonts w:ascii="Times New Roman" w:eastAsia="Times New Roman" w:hAnsi="Times New Roman" w:cs="Times New Roman"/>
            <w:sz w:val="24"/>
            <w:szCs w:val="24"/>
          </w:rPr>
          <w:delText xml:space="preserve">methylome-derived motif </w:delText>
        </w:r>
        <w:r>
          <w:rPr>
            <w:rFonts w:ascii="Times New Roman" w:eastAsia="Times New Roman" w:hAnsi="Times New Roman" w:cs="Times New Roman"/>
            <w:sz w:val="24"/>
            <w:szCs w:val="24"/>
            <w:lang w:val="en-US"/>
          </w:rPr>
          <w:delText>calls and REBASE-</w:delText>
        </w:r>
        <w:r>
          <w:rPr>
            <w:rFonts w:ascii="Times New Roman" w:eastAsia="Times New Roman" w:hAnsi="Times New Roman" w:cs="Times New Roman"/>
            <w:sz w:val="24"/>
            <w:szCs w:val="24"/>
          </w:rPr>
          <w:delText>curated</w:delText>
        </w:r>
        <w:r>
          <w:rPr>
            <w:rFonts w:ascii="Times New Roman" w:eastAsia="Times New Roman" w:hAnsi="Times New Roman" w:cs="Times New Roman"/>
            <w:sz w:val="24"/>
            <w:szCs w:val="24"/>
            <w:lang w:val="en-US"/>
          </w:rPr>
          <w:delText xml:space="preserve"> annotations</w:delText>
        </w:r>
      </w:del>
      <w:del w:id="254" w:author="Bouzek,Heather K" w:date="2026-08-24T01:05:00Z" w16du:dateUtc="2026-08-24T06:05:00Z">
        <w:r>
          <w:rPr>
            <w:rFonts w:ascii="Times New Roman" w:eastAsia="Times New Roman" w:hAnsi="Times New Roman" w:cs="Times New Roman"/>
            <w:sz w:val="24"/>
            <w:szCs w:val="24"/>
            <w:lang w:val="en-US"/>
          </w:rPr>
          <w:delText xml:space="preserve">. The second module, MotifFinder, </w:delText>
        </w:r>
        <w:r>
          <w:rPr>
            <w:rFonts w:ascii="Times New Roman" w:eastAsia="Times New Roman" w:hAnsi="Times New Roman" w:cs="Times New Roman"/>
            <w:sz w:val="24"/>
            <w:szCs w:val="24"/>
          </w:rPr>
          <w:delText xml:space="preserve">subsequently </w:delText>
        </w:r>
        <w:r>
          <w:rPr>
            <w:rFonts w:ascii="Times New Roman" w:eastAsia="Times New Roman" w:hAnsi="Times New Roman" w:cs="Times New Roman"/>
            <w:sz w:val="24"/>
            <w:szCs w:val="24"/>
            <w:lang w:val="en-US"/>
          </w:rPr>
          <w:delText xml:space="preserve">maps each RM motif </w:delText>
        </w:r>
        <w:r>
          <w:rPr>
            <w:rFonts w:ascii="Times New Roman" w:eastAsia="Times New Roman" w:hAnsi="Times New Roman" w:cs="Times New Roman"/>
            <w:sz w:val="24"/>
            <w:szCs w:val="24"/>
          </w:rPr>
          <w:delText xml:space="preserve">occurrence </w:delText>
        </w:r>
        <w:r>
          <w:rPr>
            <w:rFonts w:ascii="Times New Roman" w:eastAsia="Times New Roman" w:hAnsi="Times New Roman" w:cs="Times New Roman"/>
            <w:sz w:val="24"/>
            <w:szCs w:val="24"/>
            <w:lang w:val="en-US"/>
          </w:rPr>
          <w:delText>across a genetic construct, annotating its specific coordinates, strand orientation, and overlap with functional features such as coding regions, promoters, or origins of replication.</w:delText>
        </w:r>
        <w:r>
          <w:rPr>
            <w:lang w:val="en-US"/>
          </w:rPr>
          <w:delText xml:space="preserve"> </w:delText>
        </w:r>
        <w:r>
          <w:rPr>
            <w:rFonts w:ascii="Times New Roman" w:eastAsia="Times New Roman" w:hAnsi="Times New Roman" w:cs="Times New Roman"/>
            <w:sz w:val="24"/>
            <w:szCs w:val="24"/>
            <w:lang w:val="en-US"/>
          </w:rPr>
          <w:delText xml:space="preserve">The third module, CodonBias, </w:delText>
        </w:r>
        <w:r>
          <w:rPr>
            <w:rFonts w:ascii="Times New Roman" w:eastAsia="Times New Roman" w:hAnsi="Times New Roman" w:cs="Times New Roman"/>
            <w:sz w:val="24"/>
            <w:szCs w:val="24"/>
          </w:rPr>
          <w:delText>calculates strain-specific codon-usage frequencies directly from genome annotations to guide synonymous sequence modification during redesign,</w:delText>
        </w:r>
        <w:r>
          <w:rPr>
            <w:rFonts w:ascii="Times New Roman" w:eastAsia="Times New Roman" w:hAnsi="Times New Roman" w:cs="Times New Roman"/>
            <w:sz w:val="24"/>
            <w:szCs w:val="24"/>
            <w:lang w:val="en-US"/>
          </w:rPr>
          <w:delText xml:space="preserve"> ensuring that subsequent edits are compatible with the strain’s translational preferences and do not introduce rare or unfavorable codons that could negatively affect protein expression. </w:delText>
        </w:r>
      </w:del>
    </w:p>
    <w:p w14:paraId="436E5A5B" w14:textId="5E170EFC" w:rsidR="003E6D79" w:rsidDel="00FB6069" w:rsidRDefault="005B0F50">
      <w:pPr>
        <w:spacing w:after="240" w:line="480" w:lineRule="auto"/>
        <w:jc w:val="both"/>
        <w:rPr>
          <w:del w:id="255" w:author="Bouzek,Heather K" w:date="2026-08-24T01:05:00Z" w16du:dateUtc="2026-08-24T06:05:00Z"/>
        </w:rPr>
        <w:pPrChange w:id="256" w:author="Bouzek,Heather K" w:date="2026-08-24T01:06:00Z" w16du:dateUtc="2026-08-24T06:06:00Z">
          <w:pPr>
            <w:spacing w:line="480" w:lineRule="auto"/>
            <w:ind w:firstLine="720"/>
            <w:jc w:val="both"/>
          </w:pPr>
        </w:pPrChange>
      </w:pPr>
      <w:del w:id="257" w:author="Bouzek,Heather K" w:date="2026-08-24T01:05:00Z" w16du:dateUtc="2026-08-24T06:05:00Z">
        <w:r>
          <w:rPr>
            <w:rFonts w:ascii="Times New Roman" w:eastAsia="Times New Roman" w:hAnsi="Times New Roman" w:cs="Times New Roman"/>
            <w:sz w:val="24"/>
            <w:szCs w:val="24"/>
          </w:rPr>
          <w:delText xml:space="preserve">The final module, SyToGen, </w:delText>
        </w:r>
        <w:r>
          <w:rPr>
            <w:rFonts w:ascii="Times New Roman" w:eastAsia="Times New Roman" w:hAnsi="Times New Roman" w:cs="Times New Roman"/>
            <w:sz w:val="24"/>
            <w:szCs w:val="24"/>
            <w:lang w:val="en-US"/>
          </w:rPr>
          <w:delText xml:space="preserve">integrates motif and codon-usage information to generate RM-silent variants of the </w:delText>
        </w:r>
      </w:del>
      <w:del w:id="258" w:author="Bouzek,Heather K" w:date="2026-08-23T20:57:00Z" w16du:dateUtc="2026-08-24T01:57:00Z">
        <w:r>
          <w:rPr>
            <w:rFonts w:ascii="Times New Roman" w:eastAsia="Times New Roman" w:hAnsi="Times New Roman" w:cs="Times New Roman"/>
            <w:sz w:val="24"/>
            <w:szCs w:val="24"/>
            <w:lang w:val="en-US"/>
          </w:rPr>
          <w:delText>desired</w:delText>
        </w:r>
      </w:del>
      <w:del w:id="259" w:author="Bouzek,Heather K" w:date="2026-08-24T01:05:00Z" w16du:dateUtc="2026-08-24T06:05:00Z">
        <w:r>
          <w:rPr>
            <w:rFonts w:ascii="Times New Roman" w:eastAsia="Times New Roman" w:hAnsi="Times New Roman" w:cs="Times New Roman"/>
            <w:sz w:val="24"/>
            <w:szCs w:val="24"/>
            <w:lang w:val="en-US"/>
          </w:rPr>
          <w:delText xml:space="preserve"> construct. For each motif</w:delText>
        </w:r>
        <w:r>
          <w:delText xml:space="preserve"> </w:delText>
        </w:r>
        <w:r>
          <w:rPr>
            <w:rFonts w:ascii="Times New Roman" w:eastAsia="Times New Roman" w:hAnsi="Times New Roman" w:cs="Times New Roman"/>
            <w:sz w:val="24"/>
            <w:szCs w:val="24"/>
          </w:rPr>
          <w:delText>occurrence</w:delText>
        </w:r>
        <w:r>
          <w:rPr>
            <w:rFonts w:ascii="Times New Roman" w:eastAsia="Times New Roman" w:hAnsi="Times New Roman" w:cs="Times New Roman"/>
            <w:sz w:val="24"/>
            <w:szCs w:val="24"/>
            <w:lang w:val="en-US"/>
          </w:rPr>
          <w:delText xml:space="preserve">, SyToGen identifies permissible synonymous substitutions, </w:delText>
        </w:r>
      </w:del>
      <w:del w:id="260" w:author="Bouzek,Heather K" w:date="2026-08-23T21:12:00Z" w16du:dateUtc="2026-08-24T02:12:00Z">
        <w:r>
          <w:rPr>
            <w:rFonts w:ascii="Times New Roman" w:eastAsia="Times New Roman" w:hAnsi="Times New Roman" w:cs="Times New Roman"/>
            <w:sz w:val="24"/>
            <w:szCs w:val="24"/>
          </w:rPr>
          <w:delText xml:space="preserve">verifies that proposed edits do not </w:delText>
        </w:r>
      </w:del>
      <w:del w:id="261" w:author="Bouzek,Heather K" w:date="2026-08-24T01:05:00Z" w16du:dateUtc="2026-08-24T06:05:00Z">
        <w:r>
          <w:rPr>
            <w:rFonts w:ascii="Times New Roman" w:eastAsia="Times New Roman" w:hAnsi="Times New Roman" w:cs="Times New Roman"/>
            <w:sz w:val="24"/>
            <w:szCs w:val="24"/>
          </w:rPr>
          <w:delText>introduce new RM motif</w:delText>
        </w:r>
      </w:del>
      <w:del w:id="262" w:author="Bouzek,Heather K" w:date="2026-08-23T21:12:00Z" w16du:dateUtc="2026-08-24T02:12:00Z">
        <w:r>
          <w:rPr>
            <w:rFonts w:ascii="Times New Roman" w:eastAsia="Times New Roman" w:hAnsi="Times New Roman" w:cs="Times New Roman"/>
            <w:sz w:val="24"/>
            <w:szCs w:val="24"/>
          </w:rPr>
          <w:delText>s</w:delText>
        </w:r>
      </w:del>
      <w:del w:id="263" w:author="Bouzek,Heather K" w:date="2026-08-24T01:05:00Z" w16du:dateUtc="2026-08-24T06:05:00Z">
        <w:r>
          <w:rPr>
            <w:rFonts w:ascii="Times New Roman" w:eastAsia="Times New Roman" w:hAnsi="Times New Roman" w:cs="Times New Roman"/>
            <w:sz w:val="24"/>
            <w:szCs w:val="24"/>
          </w:rPr>
          <w:delText xml:space="preserve"> </w:delText>
        </w:r>
      </w:del>
      <w:del w:id="264" w:author="Bouzek,Heather K" w:date="2026-08-23T21:13:00Z" w16du:dateUtc="2026-08-24T02:13:00Z">
        <w:r>
          <w:rPr>
            <w:rFonts w:ascii="Times New Roman" w:eastAsia="Times New Roman" w:hAnsi="Times New Roman" w:cs="Times New Roman"/>
            <w:sz w:val="24"/>
            <w:szCs w:val="24"/>
          </w:rPr>
          <w:delText>elsewhere in the sequence,</w:delText>
        </w:r>
        <w:r>
          <w:rPr>
            <w:rFonts w:ascii="Times New Roman" w:eastAsia="Times New Roman" w:hAnsi="Times New Roman" w:cs="Times New Roman"/>
            <w:sz w:val="24"/>
            <w:szCs w:val="24"/>
            <w:lang w:val="en-US"/>
          </w:rPr>
          <w:delText xml:space="preserve"> </w:delText>
        </w:r>
        <w:r>
          <w:rPr>
            <w:rFonts w:ascii="Times New Roman" w:eastAsia="Times New Roman" w:hAnsi="Times New Roman" w:cs="Times New Roman"/>
            <w:sz w:val="24"/>
            <w:szCs w:val="24"/>
          </w:rPr>
          <w:delText>and reconstructs one or more valid redesign solutions</w:delText>
        </w:r>
      </w:del>
      <w:del w:id="265" w:author="Bouzek,Heather K" w:date="2026-08-24T01:05:00Z" w16du:dateUtc="2026-08-24T06:05:00Z">
        <w:r>
          <w:rPr>
            <w:rFonts w:ascii="Times New Roman" w:eastAsia="Times New Roman" w:hAnsi="Times New Roman" w:cs="Times New Roman"/>
            <w:sz w:val="24"/>
            <w:szCs w:val="24"/>
          </w:rPr>
          <w:delText xml:space="preserve">. </w:delText>
        </w:r>
      </w:del>
      <w:del w:id="266" w:author="Bouzek,Heather K" w:date="2026-08-23T21:13:00Z" w16du:dateUtc="2026-08-24T02:13:00Z">
        <w:r>
          <w:rPr>
            <w:rFonts w:ascii="Times New Roman" w:eastAsia="Times New Roman" w:hAnsi="Times New Roman" w:cs="Times New Roman"/>
            <w:sz w:val="24"/>
            <w:szCs w:val="24"/>
          </w:rPr>
          <w:delText>C</w:delText>
        </w:r>
      </w:del>
      <w:del w:id="267" w:author="Bouzek,Heather K" w:date="2026-08-24T01:05:00Z" w16du:dateUtc="2026-08-24T06:05:00Z">
        <w:r>
          <w:rPr>
            <w:rFonts w:ascii="Times New Roman" w:eastAsia="Times New Roman" w:hAnsi="Times New Roman" w:cs="Times New Roman"/>
            <w:sz w:val="24"/>
            <w:szCs w:val="24"/>
          </w:rPr>
          <w:delText xml:space="preserve">andidate </w:delText>
        </w:r>
      </w:del>
      <w:del w:id="268" w:author="Bouzek,Heather K" w:date="2026-08-23T21:13:00Z" w16du:dateUtc="2026-08-24T02:13:00Z">
        <w:r>
          <w:rPr>
            <w:rFonts w:ascii="Times New Roman" w:eastAsia="Times New Roman" w:hAnsi="Times New Roman" w:cs="Times New Roman"/>
            <w:sz w:val="24"/>
            <w:szCs w:val="24"/>
          </w:rPr>
          <w:delText xml:space="preserve">solutions </w:delText>
        </w:r>
      </w:del>
      <w:del w:id="269" w:author="Bouzek,Heather K" w:date="2026-08-24T01:05:00Z" w16du:dateUtc="2026-08-24T06:05:00Z">
        <w:r>
          <w:rPr>
            <w:rFonts w:ascii="Times New Roman" w:eastAsia="Times New Roman" w:hAnsi="Times New Roman" w:cs="Times New Roman"/>
            <w:sz w:val="24"/>
            <w:szCs w:val="24"/>
          </w:rPr>
          <w:delText xml:space="preserve">are ranked according to motif removal, codon </w:delText>
        </w:r>
      </w:del>
      <w:del w:id="270" w:author="Bouzek,Heather K" w:date="2026-08-23T21:14:00Z" w16du:dateUtc="2026-08-24T02:14:00Z">
        <w:r>
          <w:rPr>
            <w:rFonts w:ascii="Times New Roman" w:eastAsia="Times New Roman" w:hAnsi="Times New Roman" w:cs="Times New Roman"/>
            <w:sz w:val="24"/>
            <w:szCs w:val="24"/>
          </w:rPr>
          <w:delText>concordance</w:delText>
        </w:r>
      </w:del>
      <w:del w:id="271" w:author="Bouzek,Heather K" w:date="2026-08-24T01:05:00Z" w16du:dateUtc="2026-08-24T06:05:00Z">
        <w:r>
          <w:rPr>
            <w:rFonts w:ascii="Times New Roman" w:eastAsia="Times New Roman" w:hAnsi="Times New Roman" w:cs="Times New Roman"/>
            <w:sz w:val="24"/>
            <w:szCs w:val="24"/>
          </w:rPr>
          <w:delText>,</w:delText>
        </w:r>
      </w:del>
      <w:del w:id="272" w:author="Bouzek,Heather K" w:date="2026-08-23T21:16:00Z" w16du:dateUtc="2026-08-24T02:16:00Z">
        <w:r>
          <w:rPr>
            <w:rFonts w:ascii="Times New Roman" w:eastAsia="Times New Roman" w:hAnsi="Times New Roman" w:cs="Times New Roman"/>
            <w:sz w:val="24"/>
            <w:szCs w:val="24"/>
          </w:rPr>
          <w:delText xml:space="preserve"> and sequence integrity,</w:delText>
        </w:r>
      </w:del>
      <w:del w:id="273" w:author="Bouzek,Heather K" w:date="2026-08-24T01:05:00Z" w16du:dateUtc="2026-08-24T06:05:00Z">
        <w:r>
          <w:rPr>
            <w:rFonts w:ascii="Times New Roman" w:eastAsia="Times New Roman" w:hAnsi="Times New Roman" w:cs="Times New Roman"/>
            <w:sz w:val="24"/>
            <w:szCs w:val="24"/>
          </w:rPr>
          <w:delText xml:space="preserve"> </w:delText>
        </w:r>
      </w:del>
      <w:del w:id="274" w:author="Bouzek,Heather K" w:date="2026-08-23T21:18:00Z" w16du:dateUtc="2026-08-24T02:18:00Z">
        <w:r>
          <w:rPr>
            <w:rFonts w:ascii="Times New Roman" w:eastAsia="Times New Roman" w:hAnsi="Times New Roman" w:cs="Times New Roman"/>
            <w:sz w:val="24"/>
            <w:szCs w:val="24"/>
          </w:rPr>
          <w:delText xml:space="preserve">while regions </w:delText>
        </w:r>
      </w:del>
      <w:del w:id="275" w:author="Bouzek,Heather K" w:date="2026-08-24T01:05:00Z" w16du:dateUtc="2026-08-24T06:05:00Z">
        <w:r>
          <w:rPr>
            <w:rFonts w:ascii="Times New Roman" w:eastAsia="Times New Roman" w:hAnsi="Times New Roman" w:cs="Times New Roman"/>
            <w:sz w:val="24"/>
            <w:szCs w:val="24"/>
          </w:rPr>
          <w:delText xml:space="preserve">that cannot be </w:delText>
        </w:r>
      </w:del>
      <w:del w:id="276" w:author="Bouzek,Heather K" w:date="2026-08-23T21:18:00Z" w16du:dateUtc="2026-08-24T02:18:00Z">
        <w:r>
          <w:rPr>
            <w:rFonts w:ascii="Times New Roman" w:eastAsia="Times New Roman" w:hAnsi="Times New Roman" w:cs="Times New Roman"/>
            <w:sz w:val="24"/>
            <w:szCs w:val="24"/>
          </w:rPr>
          <w:delText>RM-silenced</w:delText>
        </w:r>
      </w:del>
      <w:del w:id="277" w:author="Bouzek,Heather K" w:date="2026-08-23T21:20:00Z" w16du:dateUtc="2026-08-24T02:20:00Z">
        <w:r>
          <w:rPr>
            <w:rFonts w:ascii="Times New Roman" w:eastAsia="Times New Roman" w:hAnsi="Times New Roman" w:cs="Times New Roman"/>
            <w:sz w:val="24"/>
            <w:szCs w:val="24"/>
          </w:rPr>
          <w:delText xml:space="preserve"> through synonymous modification</w:delText>
        </w:r>
      </w:del>
      <w:del w:id="278" w:author="Bouzek,Heather K" w:date="2026-08-24T01:05:00Z" w16du:dateUtc="2026-08-24T06:05:00Z">
        <w:r>
          <w:rPr>
            <w:rFonts w:ascii="Times New Roman" w:eastAsia="Times New Roman" w:hAnsi="Times New Roman" w:cs="Times New Roman"/>
            <w:sz w:val="24"/>
            <w:szCs w:val="24"/>
          </w:rPr>
          <w:delText xml:space="preserve"> are explicitly flagged </w:delText>
        </w:r>
        <w:r>
          <w:rPr>
            <w:rFonts w:ascii="Times New Roman" w:eastAsia="Times New Roman" w:hAnsi="Times New Roman" w:cs="Times New Roman"/>
            <w:sz w:val="24"/>
            <w:szCs w:val="24"/>
            <w:lang w:val="en-US"/>
          </w:rPr>
          <w:delText>so that users can consider construct redesign</w:delText>
        </w:r>
      </w:del>
      <w:del w:id="279" w:author="Bouzek,Heather K" w:date="2026-08-23T21:22:00Z" w16du:dateUtc="2026-08-24T02:22:00Z">
        <w:r>
          <w:rPr>
            <w:rFonts w:ascii="Times New Roman" w:eastAsia="Times New Roman" w:hAnsi="Times New Roman" w:cs="Times New Roman"/>
            <w:sz w:val="24"/>
            <w:szCs w:val="24"/>
            <w:lang w:val="en-US"/>
          </w:rPr>
          <w:delText>,</w:delText>
        </w:r>
      </w:del>
      <w:del w:id="280" w:author="Bouzek,Heather K" w:date="2026-08-24T01:05:00Z" w16du:dateUtc="2026-08-24T06:05:00Z">
        <w:r>
          <w:rPr>
            <w:rFonts w:ascii="Times New Roman" w:eastAsia="Times New Roman" w:hAnsi="Times New Roman" w:cs="Times New Roman"/>
            <w:sz w:val="24"/>
            <w:szCs w:val="24"/>
            <w:lang w:val="en-US"/>
          </w:rPr>
          <w:delText xml:space="preserve"> or combine with alternative approaches such as</w:delText>
        </w:r>
        <w:r>
          <w:rPr>
            <w:rFonts w:ascii="Times New Roman" w:eastAsia="Times New Roman" w:hAnsi="Times New Roman" w:cs="Times New Roman"/>
            <w:i/>
            <w:iCs/>
            <w:sz w:val="24"/>
            <w:szCs w:val="24"/>
            <w:lang w:val="en-US"/>
            <w:rPrChange w:id="281" w:author="Bouzek,Heather K" w:date="2026-08-23T21:03:00Z" w16du:dateUtc="2026-08-24T02:03:00Z">
              <w:rPr>
                <w:rFonts w:ascii="Times New Roman" w:eastAsia="Times New Roman" w:hAnsi="Times New Roman" w:cs="Times New Roman"/>
                <w:sz w:val="24"/>
                <w:szCs w:val="24"/>
                <w:lang w:val="en-US"/>
              </w:rPr>
            </w:rPrChange>
          </w:rPr>
          <w:delText xml:space="preserve"> in vitro</w:delText>
        </w:r>
        <w:r>
          <w:rPr>
            <w:rFonts w:ascii="Times New Roman" w:eastAsia="Times New Roman" w:hAnsi="Times New Roman" w:cs="Times New Roman"/>
            <w:i/>
            <w:iCs/>
            <w:sz w:val="24"/>
            <w:szCs w:val="24"/>
            <w:lang w:val="en-US"/>
          </w:rPr>
          <w:delText xml:space="preserve"> </w:delText>
        </w:r>
        <w:r>
          <w:rPr>
            <w:rFonts w:ascii="Times New Roman" w:eastAsia="Times New Roman" w:hAnsi="Times New Roman" w:cs="Times New Roman"/>
            <w:sz w:val="24"/>
            <w:szCs w:val="24"/>
            <w:lang w:val="en-US"/>
          </w:rPr>
          <w:delText>methylation</w:delText>
        </w:r>
        <w:r>
          <w:rPr>
            <w:rFonts w:ascii="Times New Roman" w:eastAsia="Times New Roman" w:hAnsi="Times New Roman" w:cs="Times New Roman"/>
            <w:sz w:val="24"/>
            <w:szCs w:val="24"/>
            <w:lang w:val="en-US"/>
          </w:rPr>
          <w:fldChar w:fldCharType="begin">
            <w:fldData xml:space="preserve">PEVuZE5vdGU+PENpdGU+PEF1dGhvcj5WZW50ZXI8L0F1dGhvcj48WWVhcj4yMDI2PC9ZZWFyPjxS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==
</w:fldData>
          </w:fldChar>
        </w:r>
        <w:r>
          <w:rPr>
            <w:rFonts w:ascii="Times New Roman" w:eastAsia="Times New Roman" w:hAnsi="Times New Roman" w:cs="Times New Roman"/>
            <w:sz w:val="24"/>
            <w:szCs w:val="24"/>
            <w:lang w:val="en-US"/>
          </w:rPr>
          <w:delInstrText xml:space="preserve"> ADDIN EN.CITE </w:delInstrText>
        </w:r>
        <w:r>
          <w:rPr>
            <w:rFonts w:ascii="Times New Roman" w:eastAsia="Times New Roman" w:hAnsi="Times New Roman" w:cs="Times New Roman"/>
            <w:sz w:val="24"/>
            <w:szCs w:val="24"/>
            <w:lang w:val="en-US"/>
          </w:rPr>
          <w:fldChar w:fldCharType="begin">
            <w:fldData xml:space="preserve">PEVuZE5vdGU+PENpdGU+PEF1dGhvcj5WZW50ZXI8L0F1dGhvcj48WWVhcj4yMDI2PC9ZZWFyPjxS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==
</w:fldData>
          </w:fldChar>
        </w:r>
        <w:r>
          <w:rPr>
            <w:rFonts w:ascii="Times New Roman" w:eastAsia="Times New Roman" w:hAnsi="Times New Roman" w:cs="Times New Roman"/>
            <w:sz w:val="24"/>
            <w:szCs w:val="24"/>
            <w:lang w:val="en-US"/>
          </w:rPr>
          <w:delInstrText xml:space="preserve"> ADDIN EN.CITE.DATA </w:delInstrText>
        </w:r>
        <w:r>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delText>25,30</w:delTex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delText>.</w:delText>
        </w:r>
        <w:r>
          <w:rPr>
            <w:lang w:val="en-US"/>
          </w:rPr>
          <w:delText xml:space="preserve"> </w:delText>
        </w:r>
      </w:del>
    </w:p>
    <w:p w14:paraId="015404F1" w14:textId="6E9C1940" w:rsidR="008A381A" w:rsidDel="00FB6069" w:rsidRDefault="003E6D79">
      <w:pPr>
        <w:spacing w:after="240" w:line="480" w:lineRule="auto"/>
        <w:jc w:val="both"/>
        <w:rPr>
          <w:del w:id="282" w:author="Bouzek,Heather K" w:date="2026-08-24T01:06:00Z" w16du:dateUtc="2026-08-24T06:06:00Z"/>
          <w:rFonts w:ascii="Times New Roman" w:eastAsia="Times New Roman" w:hAnsi="Times New Roman" w:cs="Times New Roman"/>
          <w:sz w:val="24"/>
          <w:szCs w:val="24"/>
          <w:lang w:val="en-US"/>
        </w:rPr>
        <w:pPrChange w:id="283" w:author="Bouzek,Heather K" w:date="2026-08-24T01:06:00Z" w16du:dateUtc="2026-08-24T06:06:00Z">
          <w:pPr>
            <w:spacing w:line="480" w:lineRule="auto"/>
            <w:ind w:firstLine="720"/>
            <w:jc w:val="both"/>
          </w:pPr>
        </w:pPrChange>
      </w:pPr>
      <w:del w:id="284" w:author="Bouzek,Heather K" w:date="2026-08-23T21:25:00Z" w16du:dateUtc="2026-08-24T02:25:00Z">
        <w:r>
          <w:rPr>
            <w:rFonts w:ascii="Times New Roman" w:eastAsia="Times New Roman" w:hAnsi="Times New Roman" w:cs="Times New Roman"/>
            <w:sz w:val="24"/>
            <w:szCs w:val="24"/>
          </w:rPr>
          <w:delText xml:space="preserve">SyToGen also provides users with control over which motifs are considered during redesign </w:delText>
        </w:r>
      </w:del>
      <w:del w:id="285" w:author="Bouzek,Heather K" w:date="2026-08-23T21:23:00Z" w16du:dateUtc="2026-08-24T02:23:00Z">
        <w:r>
          <w:rPr>
            <w:rFonts w:ascii="Times New Roman" w:eastAsia="Times New Roman" w:hAnsi="Times New Roman" w:cs="Times New Roman"/>
            <w:sz w:val="24"/>
            <w:szCs w:val="24"/>
          </w:rPr>
          <w:delText>and</w:delText>
        </w:r>
      </w:del>
      <w:del w:id="286" w:author="Bouzek,Heather K" w:date="2026-08-23T21:25:00Z" w16du:dateUtc="2026-08-24T02:25:00Z">
        <w:r>
          <w:rPr>
            <w:rFonts w:ascii="Times New Roman" w:eastAsia="Times New Roman" w:hAnsi="Times New Roman" w:cs="Times New Roman"/>
            <w:sz w:val="24"/>
            <w:szCs w:val="24"/>
          </w:rPr>
          <w:delText xml:space="preserve"> </w:delText>
        </w:r>
      </w:del>
      <w:del w:id="287" w:author="Bouzek,Heather K" w:date="2026-08-23T21:24:00Z" w16du:dateUtc="2026-08-24T02:24:00Z">
        <w:r>
          <w:rPr>
            <w:rFonts w:ascii="Times New Roman" w:eastAsia="Times New Roman" w:hAnsi="Times New Roman" w:cs="Times New Roman"/>
            <w:sz w:val="24"/>
            <w:szCs w:val="24"/>
          </w:rPr>
          <w:delText xml:space="preserve">permits </w:delText>
        </w:r>
      </w:del>
      <w:del w:id="288" w:author="Bouzek,Heather K" w:date="2026-08-23T21:25:00Z" w16du:dateUtc="2026-08-24T02:25:00Z">
        <w:r>
          <w:rPr>
            <w:rFonts w:ascii="Times New Roman" w:eastAsia="Times New Roman" w:hAnsi="Times New Roman" w:cs="Times New Roman"/>
            <w:sz w:val="24"/>
            <w:szCs w:val="24"/>
          </w:rPr>
          <w:delText xml:space="preserve">exclusion of designated sequence regions from editing. This enables preservation of regulatory elements or other functionally sensitive </w:delText>
        </w:r>
      </w:del>
      <w:del w:id="289" w:author="Bouzek,Heather K" w:date="2026-08-23T21:24:00Z" w16du:dateUtc="2026-08-24T02:24:00Z">
        <w:r>
          <w:rPr>
            <w:rFonts w:ascii="Times New Roman" w:eastAsia="Times New Roman" w:hAnsi="Times New Roman" w:cs="Times New Roman"/>
            <w:sz w:val="24"/>
            <w:szCs w:val="24"/>
          </w:rPr>
          <w:delText>features, and</w:delText>
        </w:r>
      </w:del>
      <w:del w:id="290" w:author="Bouzek,Heather K" w:date="2026-08-23T21:25:00Z" w16du:dateUtc="2026-08-24T02:25:00Z">
        <w:r>
          <w:rPr>
            <w:rFonts w:ascii="Times New Roman" w:eastAsia="Times New Roman" w:hAnsi="Times New Roman" w:cs="Times New Roman"/>
            <w:sz w:val="24"/>
            <w:szCs w:val="24"/>
          </w:rPr>
          <w:delText xml:space="preserve"> </w:delText>
        </w:r>
      </w:del>
      <w:del w:id="291" w:author="Bouzek,Heather K" w:date="2026-08-24T01:05:00Z" w16du:dateUtc="2026-08-24T06:05:00Z">
        <w:r>
          <w:rPr>
            <w:rFonts w:ascii="Times New Roman" w:eastAsia="Times New Roman" w:hAnsi="Times New Roman" w:cs="Times New Roman"/>
            <w:sz w:val="24"/>
            <w:szCs w:val="24"/>
          </w:rPr>
          <w:delText>is particularly useful for SynDNA minicircle plasmid (SyMPL) workflows</w:delText>
        </w:r>
        <w:r>
          <w:rPr>
            <w:rFonts w:ascii="Times New Roman" w:eastAsia="Times New Roman" w:hAnsi="Times New Roman" w:cs="Times New Roman"/>
            <w:sz w:val="24"/>
            <w:szCs w:val="24"/>
          </w:rPr>
          <w:fldChar w:fldCharType="begin">
            <w:fldData xml:space="preserve">PEVuZE5vdGU+PENpdGU+PEF1dGhvcj5Kb2huc3RvbjwvQXV0aG9yPjxZZWFyPjIwMTk8L1llYXI+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</w:fldData>
          </w:fldChar>
        </w:r>
        <w:r>
          <w:rPr>
            <w:rFonts w:ascii="Times New Roman" w:eastAsia="Times New Roman" w:hAnsi="Times New Roman" w:cs="Times New Roman"/>
            <w:sz w:val="24"/>
            <w:szCs w:val="24"/>
          </w:rPr>
          <w:delInstrText xml:space="preserve"> ADDIN EN.CITE </w:delInstrText>
        </w:r>
        <w:r>
          <w:rPr>
            <w:rFonts w:ascii="Times New Roman" w:eastAsia="Times New Roman" w:hAnsi="Times New Roman" w:cs="Times New Roman"/>
            <w:sz w:val="24"/>
            <w:szCs w:val="24"/>
          </w:rPr>
          <w:fldChar w:fldCharType="begin">
            <w:fldData xml:space="preserve">PEVuZE5vdGU+PENpdGU+PEF1dGhvcj5Kb2huc3RvbjwvQXV0aG9yPjxZZWFyPjIwMTk8L1llYXI+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</w:fldData>
          </w:fldChar>
        </w:r>
        <w:r>
          <w:rPr>
            <w:rFonts w:ascii="Times New Roman" w:eastAsia="Times New Roman" w:hAnsi="Times New Roman" w:cs="Times New Roman"/>
            <w:sz w:val="24"/>
            <w:szCs w:val="24"/>
          </w:rPr>
          <w:delInstrText xml:space="preserve"> ADDIN EN.CITE.DATA </w:del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delText>8,22,25</w:delTex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delText xml:space="preserve">, where the </w:delText>
        </w:r>
        <w:r>
          <w:rPr>
            <w:rFonts w:ascii="Times New Roman" w:eastAsia="Times New Roman" w:hAnsi="Times New Roman" w:cs="Times New Roman"/>
            <w:i/>
            <w:iCs/>
            <w:sz w:val="24"/>
            <w:szCs w:val="24"/>
          </w:rPr>
          <w:delText>Escherichia coli</w:delText>
        </w:r>
        <w:r>
          <w:rPr>
            <w:rFonts w:ascii="Times New Roman" w:eastAsia="Times New Roman" w:hAnsi="Times New Roman" w:cs="Times New Roman"/>
            <w:sz w:val="24"/>
            <w:szCs w:val="24"/>
          </w:rPr>
          <w:delText xml:space="preserve"> replicon is removed prior to transformation and therefore does not require RM-silencing.</w:delText>
        </w:r>
      </w:del>
      <w:del w:id="292" w:author="Bouzek,Heather K" w:date="2026-08-24T01:06:00Z" w16du:dateUtc="2026-08-24T06:06:00Z">
        <w:r>
          <w:rPr>
            <w:rFonts w:ascii="Times New Roman" w:eastAsia="Times New Roman" w:hAnsi="Times New Roman" w:cs="Times New Roman"/>
            <w:sz w:val="24"/>
            <w:szCs w:val="24"/>
            <w:lang w:val="en-US"/>
          </w:rPr>
          <w:delText xml:space="preserve"> </w:delText>
        </w:r>
      </w:del>
    </w:p>
    <w:p w14:paraId="196BE44D" w14:textId="58351A8E" w:rsidR="00335F58" w:rsidDel="00FB6069" w:rsidRDefault="00335F58" w:rsidP="00FB6069">
      <w:pPr>
        <w:spacing w:after="240" w:line="480" w:lineRule="auto"/>
        <w:jc w:val="both"/>
        <w:rPr>
          <w:del w:id="293" w:author="Bouzek,Heather K" w:date="2026-08-24T01:06:00Z" w16du:dateUtc="2026-08-24T06:06:00Z"/>
          <w:rFonts w:ascii="Times New Roman" w:hAnsi="Times New Roman" w:cs="Times New Roman"/>
          <w:lang w:val="en-US"/>
        </w:rPr>
      </w:pPr>
      <w:r>
        <w:rPr>
          <w:rFonts w:ascii="Times New Roman" w:eastAsia="Times New Roman" w:hAnsi="Times New Roman" w:cs="Times New Roman"/>
          <w:noProof/>
          <w:lang w:val="en-US"/>
        </w:rPr>
        <w:drawing>
          <wp:anchor distT="0" distB="0" distL="114300" distR="114300" simplePos="0" relativeHeight="251658240" behindDoc="1" locked="0" layoutInCell="1" allowOverlap="1" wp14:anchorId="3968577C" wp14:editId="22FDED7F">
            <wp:simplePos x="0" y="0"/>
            <wp:positionH relativeFrom="margin">
              <wp:align>right</wp:align>
            </wp:positionH>
            <wp:positionV relativeFrom="paragraph">
              <wp:posOffset>-553</wp:posOffset>
            </wp:positionV>
            <wp:extent cx="5734050" cy="5962650"/>
            <wp:effectExtent l="0" t="0" r="0" b="0"/>
            <wp:wrapTight wrapText="bothSides">
              <wp:wrapPolygon edited="0">
                <wp:start x="0" y="0"/>
                <wp:lineTo x="0" y="21531"/>
                <wp:lineTo x="21528" y="21531"/>
                <wp:lineTo x="21528" y="0"/>
                <wp:lineTo x="0" y="0"/>
              </wp:wrapPolygon>
            </wp:wrapTight>
            <wp:docPr id="107740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07148" name=""/>
                    <pic:cNvPicPr/>
                  </pic:nvPicPr>
                  <pic:blipFill rotWithShape="1">
                    <a:blip r:embed="rId14" cstate="print">
                      <a:extLst>
                        <a:ext uri="{28A0092B-C50C-407E-A947-70E740481C1C}">
                          <a14:useLocalDpi xmlns:a14="http://schemas.microsoft.com/office/drawing/2010/main" val="0"/>
                        </a:ext>
                      </a:extLst>
                    </a:blip>
                    <a:srcRect l="17764" t="2755" r="18981"/>
                    <a:stretch>
                      <a:fillRect/>
                    </a:stretch>
                  </pic:blipFill>
                  <pic:spPr bwMode="auto">
                    <a:xfrm>
                      <a:off x="0" y="0"/>
                      <a:ext cx="5734050" cy="5962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lang w:val="en-US"/>
        </w:rPr>
        <w:t>Figure 1:</w:t>
      </w:r>
      <w:r>
        <w:rPr>
          <w:rFonts w:ascii="Times New Roman" w:hAnsi="Times New Roman" w:cs="Times New Roman"/>
          <w:lang w:val="en-US"/>
        </w:rPr>
        <w:t xml:space="preserve"> Conceptual framework and computational architecture of SyToGen for RM-silent genetic tool design. a) Restriction–modification (RM) systems represent a major barrier to bacterial genetic engineering. Conventional genetic tools frequently contain DNA sequence </w:t>
      </w:r>
      <w:del w:id="294" w:author="Bouzek,Heather K" w:date="2026-08-23T23:58:00Z" w16du:dateUtc="2026-08-24T04:58:00Z">
        <w:r>
          <w:rPr>
            <w:rFonts w:ascii="Times New Roman" w:hAnsi="Times New Roman" w:cs="Times New Roman"/>
            <w:lang w:val="en-US"/>
          </w:rPr>
          <w:delText>motifs</w:delText>
        </w:r>
      </w:del>
      <w:ins w:id="295" w:author="Bouzek,Heather K" w:date="2026-08-23T23:58:00Z" w16du:dateUtc="2026-08-24T04:58:00Z">
        <w:r>
          <w:rPr>
            <w:rFonts w:ascii="Times New Roman" w:hAnsi="Times New Roman" w:cs="Times New Roman"/>
            <w:lang w:val="en-US"/>
          </w:rPr>
          <w:t>motif</w:t>
        </w:r>
      </w:ins>
      <w:r>
        <w:rPr>
          <w:rFonts w:ascii="Times New Roman" w:hAnsi="Times New Roman" w:cs="Times New Roman"/>
          <w:lang w:val="en-US"/>
        </w:rPr>
        <w:t xml:space="preserve"> recognized by host RM systems, resulting in restriction enzyme (Rease) mediated cleavage of incoming DNA, plasmid degradation, and failed transformation. SyToGen identifies RM target </w:t>
      </w:r>
      <w:del w:id="296" w:author="Bouzek,Heather K" w:date="2026-08-23T23:58:00Z" w16du:dateUtc="2026-08-24T04:58:00Z">
        <w:r>
          <w:rPr>
            <w:rFonts w:ascii="Times New Roman" w:hAnsi="Times New Roman" w:cs="Times New Roman"/>
            <w:lang w:val="en-US"/>
          </w:rPr>
          <w:delText>motifs</w:delText>
        </w:r>
      </w:del>
      <w:ins w:id="297" w:author="Bouzek,Heather K" w:date="2026-08-23T23:58:00Z" w16du:dateUtc="2026-08-24T04:58:00Z">
        <w:r>
          <w:rPr>
            <w:rFonts w:ascii="Times New Roman" w:hAnsi="Times New Roman" w:cs="Times New Roman"/>
            <w:lang w:val="en-US"/>
          </w:rPr>
          <w:t>motif</w:t>
        </w:r>
      </w:ins>
      <w:r>
        <w:rPr>
          <w:rFonts w:ascii="Times New Roman" w:hAnsi="Times New Roman" w:cs="Times New Roman"/>
          <w:lang w:val="en-US"/>
        </w:rPr>
        <w:t xml:space="preserve"> within genetic constructs </w:t>
      </w:r>
      <w:r>
        <w:rPr>
          <w:rFonts w:ascii="Times New Roman" w:hAnsi="Times New Roman" w:cs="Times New Roman"/>
          <w:lang w:val="en-US"/>
        </w:rPr>
        <w:lastRenderedPageBreak/>
        <w:t xml:space="preserve">and introduces synonymous sequence modifications that eliminate these </w:t>
      </w:r>
      <w:del w:id="298" w:author="Bouzek,Heather K" w:date="2026-08-23T23:58:00Z" w16du:dateUtc="2026-08-24T04:58:00Z">
        <w:r>
          <w:rPr>
            <w:rFonts w:ascii="Times New Roman" w:hAnsi="Times New Roman" w:cs="Times New Roman"/>
            <w:lang w:val="en-US"/>
          </w:rPr>
          <w:delText>motifs</w:delText>
        </w:r>
      </w:del>
      <w:ins w:id="299" w:author="Bouzek,Heather K" w:date="2026-08-23T23:58:00Z" w16du:dateUtc="2026-08-24T04:58:00Z">
        <w:r>
          <w:rPr>
            <w:rFonts w:ascii="Times New Roman" w:hAnsi="Times New Roman" w:cs="Times New Roman"/>
            <w:lang w:val="en-US"/>
          </w:rPr>
          <w:t>motif</w:t>
        </w:r>
      </w:ins>
      <w:r>
        <w:rPr>
          <w:rFonts w:ascii="Times New Roman" w:hAnsi="Times New Roman" w:cs="Times New Roman"/>
          <w:lang w:val="en-US"/>
        </w:rPr>
        <w:t xml:space="preserve"> while preserving codon usage and genetic function. The resulting RM-silent (SyngenicDNA, SynDNA) constructs evade host RM recognition, enabling stable plasmid maintenance and substantially improved transformation efficiencies. b) Overview of the SyToGen workflow and modules. My</w:t>
      </w:r>
      <w:del w:id="300" w:author="Bouzek,Heather K" w:date="2026-08-23T23:58:00Z" w16du:dateUtc="2026-08-24T04:58:00Z">
        <w:r>
          <w:rPr>
            <w:rFonts w:ascii="Times New Roman" w:hAnsi="Times New Roman" w:cs="Times New Roman"/>
            <w:lang w:val="en-US"/>
          </w:rPr>
          <w:delText>Motifs</w:delText>
        </w:r>
      </w:del>
      <w:ins w:id="301" w:author="Bouzek,Heather K" w:date="2026-08-23T23:58:00Z" w16du:dateUtc="2026-08-24T04:58:00Z">
        <w:r>
          <w:rPr>
            <w:rFonts w:ascii="Times New Roman" w:hAnsi="Times New Roman" w:cs="Times New Roman"/>
            <w:lang w:val="en-US"/>
          </w:rPr>
          <w:t>Motif</w:t>
        </w:r>
      </w:ins>
      <w:r>
        <w:rPr>
          <w:rFonts w:ascii="Times New Roman" w:hAnsi="Times New Roman" w:cs="Times New Roman"/>
          <w:lang w:val="en-US"/>
        </w:rPr>
        <w:t xml:space="preserve"> curates and standardizes RM motif information from methylome analyses, REBASE annotations, and user-defined motif inputs. MotifFinder identifies and annotates motif occurrences within plasmid or genomic sequences. CodonBias calculates host codon usage statistics to guide synonymous sequence modification. SyToGen integrates motif and codon-bias information to generate RM-silent genetic tools through synonymous editing while preserving encoded biological function. Module inputs and outputs are indicated below each component.</w:t>
      </w:r>
    </w:p>
    <w:p w14:paraId="6304470B" w14:textId="77777777" w:rsidR="00FB6069" w:rsidRPr="003E6D79" w:rsidRDefault="00FB6069">
      <w:pPr>
        <w:spacing w:after="240" w:line="480" w:lineRule="auto"/>
        <w:jc w:val="both"/>
        <w:rPr>
          <w:ins w:id="302" w:author="Bouzek,Heather K" w:date="2026-08-24T01:06:00Z" w16du:dateUtc="2026-08-24T06:06:00Z"/>
        </w:rPr>
        <w:pPrChange w:id="303" w:author="Bouzek,Heather K" w:date="2026-08-24T01:06:00Z" w16du:dateUtc="2026-08-24T06:06:00Z">
          <w:pPr>
            <w:suppressLineNumbers/>
            <w:spacing w:line="480" w:lineRule="auto"/>
            <w:ind w:firstLine="720"/>
            <w:jc w:val="both"/>
          </w:pPr>
        </w:pPrChange>
      </w:pPr>
    </w:p>
    <w:p w14:paraId="4DC81E44" w14:textId="22F6F398" w:rsidR="00194E18" w:rsidRDefault="00FB6069" w:rsidP="00194E18">
      <w:pPr>
        <w:spacing w:after="240" w:line="480" w:lineRule="auto"/>
        <w:jc w:val="both"/>
        <w:rPr>
          <w:ins w:id="304" w:author="Bouzek,Heather K" w:date="2026-08-24T12:37:00Z" w16du:dateUtc="2026-08-24T17:37:00Z"/>
          <w:rFonts w:ascii="Times New Roman" w:eastAsia="Times New Roman" w:hAnsi="Times New Roman" w:cs="Times New Roman"/>
          <w:b/>
          <w:bCs/>
          <w:sz w:val="24"/>
          <w:szCs w:val="24"/>
          <w:lang w:val="en-US"/>
        </w:rPr>
      </w:pPr>
      <w:ins w:id="305" w:author="Bouzek,Heather K" w:date="2026-08-24T01:06:00Z" w16du:dateUtc="2026-08-24T06:06:00Z">
        <w:r>
          <w:rPr>
            <w:rFonts w:ascii="Times New Roman" w:eastAsia="Times New Roman" w:hAnsi="Times New Roman" w:cs="Times New Roman"/>
            <w:b/>
            <w:bCs/>
            <w:sz w:val="24"/>
            <w:szCs w:val="24"/>
            <w:lang w:val="en-US"/>
            <w:rPrChange w:id="306" w:author="Bouzek,Heather K" w:date="2026-08-24T01:10:00Z" w16du:dateUtc="2026-08-24T06:10:00Z">
              <w:rPr>
                <w:rFonts w:ascii="Times New Roman" w:eastAsia="Times New Roman" w:hAnsi="Times New Roman" w:cs="Times New Roman"/>
                <w:sz w:val="24"/>
                <w:szCs w:val="24"/>
                <w:lang w:val="en-US"/>
              </w:rPr>
            </w:rPrChange>
          </w:rPr>
          <w:t xml:space="preserve">Benchmarking </w:t>
        </w:r>
      </w:ins>
      <w:ins w:id="307" w:author="Bouzek,Heather K" w:date="2026-08-24T12:37:00Z" w16du:dateUtc="2026-08-24T17:37:00Z">
        <w:r>
          <w:rPr>
            <w:rFonts w:ascii="Times New Roman" w:eastAsia="Times New Roman" w:hAnsi="Times New Roman" w:cs="Times New Roman"/>
            <w:b/>
            <w:bCs/>
            <w:sz w:val="24"/>
            <w:szCs w:val="24"/>
            <w:lang w:val="en-US"/>
          </w:rPr>
          <w:t>A</w:t>
        </w:r>
      </w:ins>
      <w:ins w:id="308" w:author="Bouzek,Heather K" w:date="2026-08-24T01:06:00Z" w16du:dateUtc="2026-08-24T06:06:00Z">
        <w:r>
          <w:rPr>
            <w:rFonts w:ascii="Times New Roman" w:eastAsia="Times New Roman" w:hAnsi="Times New Roman" w:cs="Times New Roman"/>
            <w:b/>
            <w:bCs/>
            <w:sz w:val="24"/>
            <w:szCs w:val="24"/>
            <w:lang w:val="en-US"/>
            <w:rPrChange w:id="309" w:author="Bouzek,Heather K" w:date="2026-08-24T01:10:00Z" w16du:dateUtc="2026-08-24T06:10:00Z">
              <w:rPr>
                <w:rFonts w:ascii="Times New Roman" w:eastAsia="Times New Roman" w:hAnsi="Times New Roman" w:cs="Times New Roman"/>
                <w:sz w:val="24"/>
                <w:szCs w:val="24"/>
                <w:lang w:val="en-US"/>
              </w:rPr>
            </w:rPrChange>
          </w:rPr>
          <w:t xml:space="preserve">gainst </w:t>
        </w:r>
      </w:ins>
      <w:ins w:id="310" w:author="Bouzek,Heather K" w:date="2026-08-24T01:07:00Z" w16du:dateUtc="2026-08-24T06:07:00Z">
        <w:r>
          <w:rPr>
            <w:rFonts w:ascii="Times New Roman" w:eastAsia="Times New Roman" w:hAnsi="Times New Roman" w:cs="Times New Roman"/>
            <w:b/>
            <w:bCs/>
            <w:sz w:val="24"/>
            <w:szCs w:val="24"/>
            <w:lang w:val="en-US"/>
            <w:rPrChange w:id="311" w:author="Bouzek,Heather K" w:date="2026-08-24T01:10:00Z" w16du:dateUtc="2026-08-24T06:10:00Z">
              <w:rPr>
                <w:rFonts w:ascii="Times New Roman" w:eastAsia="Times New Roman" w:hAnsi="Times New Roman" w:cs="Times New Roman"/>
                <w:sz w:val="24"/>
                <w:szCs w:val="24"/>
                <w:lang w:val="en-US"/>
              </w:rPr>
            </w:rPrChange>
          </w:rPr>
          <w:t xml:space="preserve">DNA </w:t>
        </w:r>
      </w:ins>
      <w:ins w:id="312" w:author="Bouzek,Heather K" w:date="2026-08-24T12:37:00Z" w16du:dateUtc="2026-08-24T17:37:00Z">
        <w:r>
          <w:rPr>
            <w:rFonts w:ascii="Times New Roman" w:eastAsia="Times New Roman" w:hAnsi="Times New Roman" w:cs="Times New Roman"/>
            <w:b/>
            <w:bCs/>
            <w:sz w:val="24"/>
            <w:szCs w:val="24"/>
            <w:lang w:val="en-US"/>
          </w:rPr>
          <w:t>C</w:t>
        </w:r>
      </w:ins>
      <w:ins w:id="313" w:author="Bouzek,Heather K" w:date="2026-08-24T01:07:00Z" w16du:dateUtc="2026-08-24T06:07:00Z">
        <w:r>
          <w:rPr>
            <w:rFonts w:ascii="Times New Roman" w:eastAsia="Times New Roman" w:hAnsi="Times New Roman" w:cs="Times New Roman"/>
            <w:b/>
            <w:bCs/>
            <w:sz w:val="24"/>
            <w:szCs w:val="24"/>
            <w:lang w:val="en-US"/>
            <w:rPrChange w:id="314" w:author="Bouzek,Heather K" w:date="2026-08-24T01:10:00Z" w16du:dateUtc="2026-08-24T06:10:00Z">
              <w:rPr>
                <w:rFonts w:ascii="Times New Roman" w:eastAsia="Times New Roman" w:hAnsi="Times New Roman" w:cs="Times New Roman"/>
                <w:sz w:val="24"/>
                <w:szCs w:val="24"/>
                <w:lang w:val="en-US"/>
              </w:rPr>
            </w:rPrChange>
          </w:rPr>
          <w:t>hisel</w:t>
        </w:r>
      </w:ins>
    </w:p>
    <w:p w14:paraId="0231FF3E" w14:textId="1F5D40B0" w:rsidR="00B52BF6" w:rsidRDefault="00B52BF6" w:rsidP="00194E18">
      <w:pPr>
        <w:spacing w:after="240" w:line="480" w:lineRule="auto"/>
        <w:jc w:val="both"/>
        <w:rPr>
          <w:ins w:id="315" w:author="Bouzek,Heather K" w:date="2026-08-24T12:56:00Z" w16du:dateUtc="2026-08-24T17:56:00Z"/>
          <w:rFonts w:ascii="Times New Roman" w:eastAsia="Times New Roman" w:hAnsi="Times New Roman" w:cs="Times New Roman"/>
          <w:sz w:val="24"/>
          <w:szCs w:val="24"/>
          <w:lang w:val="en-US"/>
        </w:rPr>
      </w:pPr>
      <w:commentRangeStart w:id="316"/>
      <w:ins w:id="317" w:author="Bouzek,Heather K" w:date="2026-08-24T12:38:00Z" w16du:dateUtc="2026-08-24T17:38:00Z">
        <w:r>
          <w:rPr>
            <w:rFonts w:ascii="Times New Roman" w:eastAsia="Times New Roman" w:hAnsi="Times New Roman" w:cs="Times New Roman"/>
            <w:sz w:val="24"/>
            <w:szCs w:val="24"/>
            <w:lang w:val="en-US"/>
          </w:rPr>
          <w:t>DNA Chisel</w:t>
        </w:r>
      </w:ins>
      <w:commentRangeEnd w:id="316"/>
      <w:r>
        <w:rPr>
          <w:rStyle w:val="CommentReference"/>
          <w:rFonts w:ascii="Times New Roman" w:eastAsia="Times New Roman" w:hAnsi="Times New Roman" w:cs="Times New Roman"/>
          <w:sz w:val="24"/>
          <w:szCs w:val="24"/>
          <w:lang w:val="en-US"/>
        </w:rPr>
        <w:commentReference w:id="316"/>
      </w:r>
      <w:ins w:id="318" w:author="Bouzek,Heather K" w:date="2026-08-24T12:38:00Z" w16du:dateUtc="2026-08-24T17:38:00Z">
        <w:r>
          <w:rPr>
            <w:rFonts w:ascii="Times New Roman" w:eastAsia="Times New Roman" w:hAnsi="Times New Roman" w:cs="Times New Roman"/>
            <w:sz w:val="24"/>
            <w:szCs w:val="24"/>
            <w:lang w:val="en-US"/>
          </w:rPr>
          <w:t xml:space="preserve"> is </w:t>
        </w:r>
      </w:ins>
      <w:ins w:id="319" w:author="Bouzek,Heather K" w:date="2026-08-24T12:39:00Z" w16du:dateUtc="2026-08-24T17:39:00Z">
        <w:r>
          <w:rPr>
            <w:rFonts w:ascii="Times New Roman" w:eastAsia="Times New Roman" w:hAnsi="Times New Roman" w:cs="Times New Roman"/>
            <w:sz w:val="24"/>
            <w:szCs w:val="24"/>
            <w:lang w:val="en-US"/>
          </w:rPr>
          <w:t>a sequence optimization tool</w:t>
        </w:r>
      </w:ins>
      <w:ins w:id="320" w:author="Bouzek,Heather K" w:date="2026-08-24T12:40:00Z" w16du:dateUtc="2026-08-24T17:40:00Z">
        <w:r>
          <w:rPr>
            <w:rFonts w:ascii="Times New Roman" w:eastAsia="Times New Roman" w:hAnsi="Times New Roman" w:cs="Times New Roman"/>
            <w:sz w:val="24"/>
            <w:szCs w:val="24"/>
            <w:lang w:val="en-US"/>
          </w:rPr>
          <w:t xml:space="preserve"> for introducing e</w:t>
        </w:r>
      </w:ins>
      <w:ins w:id="321" w:author="Bouzek,Heather K" w:date="2026-08-24T12:41:00Z" w16du:dateUtc="2026-08-24T17:41:00Z">
        <w:r>
          <w:rPr>
            <w:rFonts w:ascii="Times New Roman" w:eastAsia="Times New Roman" w:hAnsi="Times New Roman" w:cs="Times New Roman"/>
            <w:sz w:val="24"/>
            <w:szCs w:val="24"/>
            <w:lang w:val="en-US"/>
          </w:rPr>
          <w:t>ngineered DNA</w:t>
        </w:r>
      </w:ins>
      <w:ins w:id="322" w:author="Bouzek,Heather K" w:date="2026-08-24T12:42:00Z" w16du:dateUtc="2026-08-24T17:42:00Z">
        <w:r>
          <w:rPr>
            <w:rFonts w:ascii="Times New Roman" w:eastAsia="Times New Roman" w:hAnsi="Times New Roman" w:cs="Times New Roman"/>
            <w:sz w:val="24"/>
            <w:szCs w:val="24"/>
            <w:lang w:val="en-US"/>
          </w:rPr>
          <w:t>.</w:t>
        </w:r>
      </w:ins>
      <w:ins w:id="323" w:author="Bouzek,Heather K" w:date="2026-08-24T12:43:00Z" w16du:dateUtc="2026-08-24T17:43:00Z">
        <w:r>
          <w:rPr>
            <w:rFonts w:ascii="Times New Roman" w:eastAsia="Times New Roman" w:hAnsi="Times New Roman" w:cs="Times New Roman"/>
            <w:sz w:val="24"/>
            <w:szCs w:val="24"/>
            <w:lang w:val="en-US"/>
          </w:rPr>
          <w:t xml:space="preserve"> We compared each software for ease</w:t>
        </w:r>
      </w:ins>
      <w:ins w:id="324" w:author="Bouzek,Heather K" w:date="2026-08-24T12:59:00Z" w16du:dateUtc="2026-08-24T17:59:00Z">
        <w:r>
          <w:rPr>
            <w:rFonts w:ascii="Times New Roman" w:eastAsia="Times New Roman" w:hAnsi="Times New Roman" w:cs="Times New Roman"/>
            <w:sz w:val="24"/>
            <w:szCs w:val="24"/>
            <w:lang w:val="en-US"/>
          </w:rPr>
          <w:t xml:space="preserve"> of use, </w:t>
        </w:r>
      </w:ins>
      <w:ins w:id="325" w:author="Bouzek,Heather K" w:date="2026-08-24T12:43:00Z" w16du:dateUtc="2026-08-24T17:43:00Z">
        <w:r>
          <w:rPr>
            <w:rFonts w:ascii="Times New Roman" w:eastAsia="Times New Roman" w:hAnsi="Times New Roman" w:cs="Times New Roman"/>
            <w:sz w:val="24"/>
            <w:szCs w:val="24"/>
            <w:lang w:val="en-US"/>
          </w:rPr>
          <w:t xml:space="preserve"> expected function</w:t>
        </w:r>
      </w:ins>
      <w:ins w:id="326" w:author="Bouzek,Heather K" w:date="2026-08-24T12:44:00Z" w16du:dateUtc="2026-08-24T17:44:00Z">
        <w:r>
          <w:rPr>
            <w:rFonts w:ascii="Times New Roman" w:eastAsia="Times New Roman" w:hAnsi="Times New Roman" w:cs="Times New Roman"/>
            <w:sz w:val="24"/>
            <w:szCs w:val="24"/>
            <w:lang w:val="en-US"/>
          </w:rPr>
          <w:t xml:space="preserve"> (mutations of a given sequence to avoid RM recognition sites), whether protected sites</w:t>
        </w:r>
      </w:ins>
      <w:ins w:id="327" w:author="Bouzek,Heather K" w:date="2026-08-24T12:45:00Z" w16du:dateUtc="2026-08-24T17:45:00Z">
        <w:r>
          <w:rPr>
            <w:rFonts w:ascii="Times New Roman" w:eastAsia="Times New Roman" w:hAnsi="Times New Roman" w:cs="Times New Roman"/>
            <w:sz w:val="24"/>
            <w:szCs w:val="24"/>
            <w:lang w:val="en-US"/>
          </w:rPr>
          <w:t xml:space="preserve"> can be avoided, what happens when a motif cannot be changed, </w:t>
        </w:r>
      </w:ins>
      <w:ins w:id="328" w:author="Bouzek,Heather K" w:date="2026-08-24T12:46:00Z" w16du:dateUtc="2026-08-24T17:46:00Z">
        <w:r>
          <w:rPr>
            <w:rFonts w:ascii="Times New Roman" w:eastAsia="Times New Roman" w:hAnsi="Times New Roman" w:cs="Times New Roman"/>
            <w:sz w:val="24"/>
            <w:szCs w:val="24"/>
            <w:lang w:val="en-US"/>
          </w:rPr>
          <w:t>the</w:t>
        </w:r>
      </w:ins>
      <w:ins w:id="329" w:author="Bouzek,Heather K" w:date="2026-08-24T12:47:00Z" w16du:dateUtc="2026-08-24T17:47:00Z">
        <w:r>
          <w:rPr>
            <w:rFonts w:ascii="Times New Roman" w:eastAsia="Times New Roman" w:hAnsi="Times New Roman" w:cs="Times New Roman"/>
            <w:sz w:val="24"/>
            <w:szCs w:val="24"/>
            <w:lang w:val="en-US"/>
          </w:rPr>
          <w:t xml:space="preserve"> handling of the</w:t>
        </w:r>
      </w:ins>
      <w:ins w:id="330" w:author="Bouzek,Heather K" w:date="2026-08-24T12:46:00Z" w16du:dateUtc="2026-08-24T17:46:00Z">
        <w:r>
          <w:rPr>
            <w:rFonts w:ascii="Times New Roman" w:eastAsia="Times New Roman" w:hAnsi="Times New Roman" w:cs="Times New Roman"/>
            <w:sz w:val="24"/>
            <w:szCs w:val="24"/>
            <w:lang w:val="en-US"/>
          </w:rPr>
          <w:t xml:space="preserve"> </w:t>
        </w:r>
      </w:ins>
      <w:ins w:id="331" w:author="Bouzek,Heather K" w:date="2026-08-24T12:47:00Z" w16du:dateUtc="2026-08-24T17:47:00Z">
        <w:r>
          <w:rPr>
            <w:rFonts w:ascii="Times New Roman" w:eastAsia="Times New Roman" w:hAnsi="Times New Roman" w:cs="Times New Roman"/>
            <w:sz w:val="24"/>
            <w:szCs w:val="24"/>
            <w:lang w:val="en-US"/>
          </w:rPr>
          <w:t xml:space="preserve">case when an </w:t>
        </w:r>
      </w:ins>
      <w:ins w:id="332" w:author="Bouzek,Heather K" w:date="2026-08-24T12:46:00Z" w16du:dateUtc="2026-08-24T17:46:00Z">
        <w:r>
          <w:rPr>
            <w:rFonts w:ascii="Times New Roman" w:eastAsia="Times New Roman" w:hAnsi="Times New Roman" w:cs="Times New Roman"/>
            <w:sz w:val="24"/>
            <w:szCs w:val="24"/>
            <w:lang w:val="en-US"/>
          </w:rPr>
          <w:t xml:space="preserve">accidental introduction of new motifs is </w:t>
        </w:r>
      </w:ins>
      <w:ins w:id="333" w:author="Bouzek,Heather K" w:date="2026-08-24T12:47:00Z" w16du:dateUtc="2026-08-24T17:47:00Z">
        <w:r>
          <w:rPr>
            <w:rFonts w:ascii="Times New Roman" w:eastAsia="Times New Roman" w:hAnsi="Times New Roman" w:cs="Times New Roman"/>
            <w:sz w:val="24"/>
            <w:szCs w:val="24"/>
            <w:lang w:val="en-US"/>
          </w:rPr>
          <w:t xml:space="preserve">introduced, codon-aware mutations, </w:t>
        </w:r>
      </w:ins>
      <w:ins w:id="334" w:author="Bouzek,Heather K" w:date="2026-08-24T12:51:00Z" w16du:dateUtc="2026-08-24T17:51:00Z">
        <w:r>
          <w:rPr>
            <w:rFonts w:ascii="Times New Roman" w:eastAsia="Times New Roman" w:hAnsi="Times New Roman" w:cs="Times New Roman"/>
            <w:sz w:val="24"/>
            <w:szCs w:val="24"/>
            <w:lang w:val="en-US"/>
          </w:rPr>
          <w:t>circular topology handling, wall</w:t>
        </w:r>
      </w:ins>
      <w:ins w:id="335" w:author="Bouzek,Heather K" w:date="2026-08-24T12:52:00Z" w16du:dateUtc="2026-08-24T17:52:00Z">
        <w:r>
          <w:rPr>
            <w:rFonts w:ascii="Times New Roman" w:eastAsia="Times New Roman" w:hAnsi="Times New Roman" w:cs="Times New Roman"/>
            <w:sz w:val="24"/>
            <w:szCs w:val="24"/>
            <w:lang w:val="en-US"/>
          </w:rPr>
          <w:t>-</w:t>
        </w:r>
      </w:ins>
      <w:ins w:id="336" w:author="Bouzek,Heather K" w:date="2026-08-24T12:51:00Z" w16du:dateUtc="2026-08-24T17:51:00Z">
        <w:r>
          <w:rPr>
            <w:rFonts w:ascii="Times New Roman" w:eastAsia="Times New Roman" w:hAnsi="Times New Roman" w:cs="Times New Roman"/>
            <w:sz w:val="24"/>
            <w:szCs w:val="24"/>
            <w:lang w:val="en-US"/>
          </w:rPr>
          <w:t>clock time for handling different con</w:t>
        </w:r>
      </w:ins>
      <w:ins w:id="337" w:author="Bouzek,Heather K" w:date="2026-08-24T12:52:00Z" w16du:dateUtc="2026-08-24T17:52:00Z">
        <w:r>
          <w:rPr>
            <w:rFonts w:ascii="Times New Roman" w:eastAsia="Times New Roman" w:hAnsi="Times New Roman" w:cs="Times New Roman"/>
            <w:sz w:val="24"/>
            <w:szCs w:val="24"/>
            <w:lang w:val="en-US"/>
          </w:rPr>
          <w:t>struct sizes,</w:t>
        </w:r>
      </w:ins>
      <w:r>
        <w:rPr>
          <w:rFonts w:ascii="Times New Roman" w:eastAsia="Times New Roman" w:hAnsi="Times New Roman" w:cs="Times New Roman"/>
          <w:sz w:val="24"/>
          <w:szCs w:val="24"/>
          <w:lang w:val="en-US"/>
        </w:rPr>
        <w:t xml:space="preserve"> and edit parsimony. </w:t>
      </w:r>
    </w:p>
    <w:p w14:paraId="47EC283E" w14:textId="63CB2B32" w:rsidR="006274A1" w:rsidRPr="003669FE" w:rsidRDefault="006274A1" w:rsidP="00194E18">
      <w:pPr>
        <w:spacing w:after="240" w:line="480" w:lineRule="auto"/>
        <w:jc w:val="both"/>
        <w:rPr>
          <w:ins w:id="338" w:author="Bouzek,Heather K" w:date="2026-08-24T01:20:00Z"/>
          <w:rFonts w:ascii="Times New Roman" w:eastAsia="Times New Roman" w:hAnsi="Times New Roman" w:cs="Times New Roman"/>
          <w:sz w:val="24"/>
          <w:szCs w:val="24"/>
          <w:lang w:val="en-US"/>
        </w:rPr>
      </w:pPr>
      <w:ins w:id="339" w:author="Bouzek,Heather K" w:date="2026-08-24T12:56:00Z" w16du:dateUtc="2026-08-24T17:56:00Z">
        <w:r>
          <w:rPr>
            <w:rFonts w:ascii="Times New Roman" w:eastAsia="Times New Roman" w:hAnsi="Times New Roman" w:cs="Times New Roman"/>
            <w:sz w:val="24"/>
            <w:szCs w:val="24"/>
            <w:lang w:val="en-US"/>
          </w:rPr>
          <w:t xml:space="preserve">Both software were easy to use and have multiple </w:t>
        </w:r>
      </w:ins>
      <w:r>
        <w:rPr>
          <w:rFonts w:ascii="Times New Roman" w:eastAsia="Times New Roman" w:hAnsi="Times New Roman" w:cs="Times New Roman"/>
          <w:sz w:val="24"/>
          <w:szCs w:val="24"/>
          <w:lang w:val="en-US"/>
        </w:rPr>
        <w:t xml:space="preserve">different implementations, and both support codon-aware and topology-aware editing. Table 1 summarizes the design differences that follow from this; the sections below it quantify their practical impact on synthetic benchmark constructs. </w:t>
      </w:r>
    </w:p>
    <w:p w14:paraId="75B02C01" w14:textId="77777777" w:rsidR="00194E18" w:rsidRDefault="00194E18">
      <w:pPr>
        <w:spacing w:after="24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Table 1. Feature and behavior comparison between SyToGen and DNA Chisel.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Change w:id="340" w:author="Bouzek,Heather K" w:date="2026-08-24T01:38:00Z" w16du:dateUtc="2026-08-24T06:38: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2525"/>
        <w:gridCol w:w="3320"/>
        <w:gridCol w:w="3515"/>
        <w:tblGridChange w:id="341">
          <w:tblGrid>
            <w:gridCol w:w="2525"/>
            <w:gridCol w:w="5"/>
            <w:gridCol w:w="2923"/>
            <w:gridCol w:w="392"/>
            <w:gridCol w:w="3515"/>
          </w:tblGrid>
        </w:tblGridChange>
      </w:tblGrid>
      <w:tr w:rsidR="00194E18" w:rsidRPr="00194E18" w14:paraId="3519F3B8" w14:textId="77777777" w:rsidTr="0011781A">
        <w:trPr>
          <w:cantSplit/>
          <w:trHeight w:val="747"/>
          <w:tblHeader/>
          <w:ins w:id="342" w:author="Bouzek,Heather K" w:date="2026-08-24T01:20:00Z"/>
          <w:trPrChange w:id="343" w:author="Bouzek,Heather K" w:date="2026-08-24T01:38:00Z" w16du:dateUtc="2026-08-24T06:38:00Z">
            <w:trPr>
              <w:tblHeader/>
            </w:trPr>
          </w:trPrChange>
        </w:trPr>
        <w:tc>
          <w:tcPr>
            <w:tcW w:w="2525" w:type="dxa"/>
            <w:shd w:val="clear" w:color="auto" w:fill="1F3864"/>
            <w:tcMar>
              <w:top w:w="80" w:type="dxa"/>
              <w:left w:w="100" w:type="dxa"/>
              <w:bottom w:w="80" w:type="dxa"/>
              <w:right w:w="100" w:type="dxa"/>
            </w:tcMar>
            <w:tcPrChange w:id="344" w:author="Bouzek,Heather K" w:date="2026-08-24T01:38:00Z" w16du:dateUtc="2026-08-24T06:38:00Z">
              <w:tcPr>
                <w:tcW w:w="2900" w:type="dxa"/>
                <w:shd w:val="clear" w:color="auto" w:fill="1F3864"/>
                <w:tcMar>
                  <w:top w:w="80" w:type="dxa"/>
                  <w:left w:w="100" w:type="dxa"/>
                  <w:bottom w:w="80" w:type="dxa"/>
                  <w:right w:w="100" w:type="dxa"/>
                </w:tcMar>
              </w:tcPr>
            </w:tcPrChange>
          </w:tcPr>
          <w:p w14:paraId="113DFB69" w14:textId="77777777" w:rsidR="00194E18" w:rsidRPr="00194E18" w:rsidRDefault="00194E18" w:rsidP="00194E18">
            <w:pPr>
              <w:spacing w:after="240" w:line="480" w:lineRule="auto"/>
              <w:jc w:val="both"/>
              <w:rPr>
                <w:ins w:id="345" w:author="Bouzek,Heather K" w:date="2026-08-24T01:20:00Z"/>
                <w:rFonts w:ascii="Times New Roman" w:eastAsia="Times New Roman" w:hAnsi="Times New Roman" w:cs="Times New Roman"/>
                <w:b/>
                <w:bCs/>
                <w:sz w:val="24"/>
                <w:szCs w:val="24"/>
                <w:lang w:val="en-US"/>
              </w:rPr>
            </w:pPr>
            <w:ins w:id="346" w:author="Bouzek,Heather K" w:date="2026-08-24T01:20:00Z">
              <w:r>
                <w:rPr>
                  <w:rFonts w:ascii="Times New Roman" w:eastAsia="Times New Roman" w:hAnsi="Times New Roman" w:cs="Times New Roman"/>
                  <w:b/>
                  <w:bCs/>
                  <w:sz w:val="24"/>
                  <w:szCs w:val="24"/>
                  <w:lang w:val="en-US"/>
                </w:rPr>
                <w:lastRenderedPageBreak/>
                <w:t>Criterion</w:t>
              </w:r>
            </w:ins>
          </w:p>
        </w:tc>
        <w:tc>
          <w:tcPr>
            <w:tcW w:w="3320" w:type="dxa"/>
            <w:shd w:val="clear" w:color="auto" w:fill="1F3864"/>
            <w:tcMar>
              <w:top w:w="80" w:type="dxa"/>
              <w:left w:w="100" w:type="dxa"/>
              <w:bottom w:w="80" w:type="dxa"/>
              <w:right w:w="100" w:type="dxa"/>
            </w:tcMar>
            <w:tcPrChange w:id="347" w:author="Bouzek,Heather K" w:date="2026-08-24T01:38:00Z" w16du:dateUtc="2026-08-24T06:38:00Z">
              <w:tcPr>
                <w:tcW w:w="3200" w:type="dxa"/>
                <w:gridSpan w:val="2"/>
                <w:shd w:val="clear" w:color="auto" w:fill="1F3864"/>
                <w:tcMar>
                  <w:top w:w="80" w:type="dxa"/>
                  <w:left w:w="100" w:type="dxa"/>
                  <w:bottom w:w="80" w:type="dxa"/>
                  <w:right w:w="100" w:type="dxa"/>
                </w:tcMar>
              </w:tcPr>
            </w:tcPrChange>
          </w:tcPr>
          <w:p w14:paraId="11E2A36B" w14:textId="77777777" w:rsidR="00194E18" w:rsidRPr="00194E18" w:rsidRDefault="00194E18" w:rsidP="00194E18">
            <w:pPr>
              <w:spacing w:after="240" w:line="480" w:lineRule="auto"/>
              <w:jc w:val="both"/>
              <w:rPr>
                <w:ins w:id="348" w:author="Bouzek,Heather K" w:date="2026-08-24T01:20:00Z"/>
                <w:rFonts w:ascii="Times New Roman" w:eastAsia="Times New Roman" w:hAnsi="Times New Roman" w:cs="Times New Roman"/>
                <w:b/>
                <w:bCs/>
                <w:sz w:val="24"/>
                <w:szCs w:val="24"/>
                <w:lang w:val="en-US"/>
              </w:rPr>
            </w:pPr>
            <w:ins w:id="349" w:author="Bouzek,Heather K" w:date="2026-08-24T01:20:00Z">
              <w:r>
                <w:rPr>
                  <w:rFonts w:ascii="Times New Roman" w:eastAsia="Times New Roman" w:hAnsi="Times New Roman" w:cs="Times New Roman"/>
                  <w:b/>
                  <w:bCs/>
                  <w:sz w:val="24"/>
                  <w:szCs w:val="24"/>
                  <w:lang w:val="en-US"/>
                </w:rPr>
                <w:t>Sytogen</w:t>
              </w:r>
            </w:ins>
          </w:p>
        </w:tc>
        <w:tc>
          <w:tcPr>
            <w:tcW w:w="3515" w:type="dxa"/>
            <w:shd w:val="clear" w:color="auto" w:fill="1F3864"/>
            <w:tcMar>
              <w:top w:w="80" w:type="dxa"/>
              <w:left w:w="100" w:type="dxa"/>
              <w:bottom w:w="80" w:type="dxa"/>
              <w:right w:w="100" w:type="dxa"/>
            </w:tcMar>
            <w:tcPrChange w:id="350" w:author="Bouzek,Heather K" w:date="2026-08-24T01:38:00Z" w16du:dateUtc="2026-08-24T06:38:00Z">
              <w:tcPr>
                <w:tcW w:w="3260" w:type="dxa"/>
                <w:gridSpan w:val="2"/>
                <w:shd w:val="clear" w:color="auto" w:fill="1F3864"/>
                <w:tcMar>
                  <w:top w:w="80" w:type="dxa"/>
                  <w:left w:w="100" w:type="dxa"/>
                  <w:bottom w:w="80" w:type="dxa"/>
                  <w:right w:w="100" w:type="dxa"/>
                </w:tcMar>
              </w:tcPr>
            </w:tcPrChange>
          </w:tcPr>
          <w:p w14:paraId="3EA40328" w14:textId="77777777" w:rsidR="00194E18" w:rsidRPr="00194E18" w:rsidRDefault="00194E18" w:rsidP="00194E18">
            <w:pPr>
              <w:spacing w:after="240" w:line="480" w:lineRule="auto"/>
              <w:jc w:val="both"/>
              <w:rPr>
                <w:ins w:id="351" w:author="Bouzek,Heather K" w:date="2026-08-24T01:20:00Z"/>
                <w:rFonts w:ascii="Times New Roman" w:eastAsia="Times New Roman" w:hAnsi="Times New Roman" w:cs="Times New Roman"/>
                <w:b/>
                <w:bCs/>
                <w:sz w:val="24"/>
                <w:szCs w:val="24"/>
                <w:lang w:val="en-US"/>
              </w:rPr>
            </w:pPr>
            <w:ins w:id="352" w:author="Bouzek,Heather K" w:date="2026-08-24T01:20:00Z">
              <w:r>
                <w:rPr>
                  <w:rFonts w:ascii="Times New Roman" w:eastAsia="Times New Roman" w:hAnsi="Times New Roman" w:cs="Times New Roman"/>
                  <w:b/>
                  <w:bCs/>
                  <w:sz w:val="24"/>
                  <w:szCs w:val="24"/>
                  <w:lang w:val="en-US"/>
                </w:rPr>
                <w:t>DNA Chisel</w:t>
              </w:r>
            </w:ins>
          </w:p>
        </w:tc>
      </w:tr>
      <w:tr w:rsidR="00194E18" w:rsidRPr="00194E18" w14:paraId="6DA0BFA8" w14:textId="77777777" w:rsidTr="0011781A">
        <w:trPr>
          <w:cantSplit/>
          <w:trHeight w:val="954"/>
          <w:ins w:id="353" w:author="Bouzek,Heather K" w:date="2026-08-24T01:20:00Z"/>
        </w:trPr>
        <w:tc>
          <w:tcPr>
            <w:tcW w:w="2525" w:type="dxa"/>
            <w:tcMar>
              <w:top w:w="80" w:type="dxa"/>
              <w:left w:w="100" w:type="dxa"/>
              <w:bottom w:w="80" w:type="dxa"/>
              <w:right w:w="100" w:type="dxa"/>
            </w:tcMar>
            <w:tcPrChange w:id="354" w:author="Bouzek,Heather K" w:date="2026-08-24T01:38:00Z" w16du:dateUtc="2026-08-24T06:38:00Z">
              <w:tcPr>
                <w:tcW w:w="2900" w:type="dxa"/>
                <w:gridSpan w:val="2"/>
                <w:tcMar>
                  <w:top w:w="80" w:type="dxa"/>
                  <w:left w:w="100" w:type="dxa"/>
                  <w:bottom w:w="80" w:type="dxa"/>
                  <w:right w:w="100" w:type="dxa"/>
                </w:tcMar>
              </w:tcPr>
            </w:tcPrChange>
          </w:tcPr>
          <w:p w14:paraId="3FA799AF" w14:textId="2554065C" w:rsidR="00194E18" w:rsidRPr="00194E18" w:rsidRDefault="00194E18">
            <w:pPr>
              <w:spacing w:after="240" w:line="480" w:lineRule="auto"/>
              <w:rPr>
                <w:ins w:id="355" w:author="Bouzek,Heather K" w:date="2026-08-24T01:20:00Z"/>
                <w:rFonts w:ascii="Times New Roman" w:eastAsia="Times New Roman" w:hAnsi="Times New Roman" w:cs="Times New Roman"/>
                <w:sz w:val="20"/>
                <w:szCs w:val="20"/>
                <w:lang w:val="en-US"/>
                <w:rPrChange w:id="356" w:author="Bouzek,Heather K" w:date="2026-08-24T01:21:00Z" w16du:dateUtc="2026-08-24T06:21:00Z">
                  <w:rPr>
                    <w:ins w:id="357" w:author="Bouzek,Heather K" w:date="2026-08-24T01:20:00Z"/>
                    <w:rFonts w:ascii="Times New Roman" w:eastAsia="Times New Roman" w:hAnsi="Times New Roman" w:cs="Times New Roman"/>
                    <w:b/>
                    <w:bCs/>
                    <w:sz w:val="24"/>
                    <w:szCs w:val="24"/>
                    <w:lang w:val="en-US"/>
                  </w:rPr>
                </w:rPrChange>
              </w:rPr>
              <w:pPrChange w:id="358" w:author="Bouzek,Heather K" w:date="2026-08-24T01:37:00Z" w16du:dateUtc="2026-08-24T06:37:00Z">
                <w:pPr>
                  <w:spacing w:after="240" w:line="480" w:lineRule="auto"/>
                  <w:jc w:val="both"/>
                </w:pPr>
              </w:pPrChange>
            </w:pPr>
            <w:ins w:id="359" w:author="Bouzek,Heather K" w:date="2026-08-24T01:20:00Z">
              <w:r>
                <w:rPr>
                  <w:rFonts w:ascii="Times New Roman" w:eastAsia="Times New Roman" w:hAnsi="Times New Roman" w:cs="Times New Roman"/>
                  <w:sz w:val="20"/>
                  <w:szCs w:val="20"/>
                  <w:lang w:val="en-US"/>
                  <w:rPrChange w:id="360" w:author="Bouzek,Heather K" w:date="2026-08-24T01:21:00Z" w16du:dateUtc="2026-08-24T06:21:00Z">
                    <w:rPr>
                      <w:rFonts w:ascii="Times New Roman" w:eastAsia="Times New Roman" w:hAnsi="Times New Roman" w:cs="Times New Roman"/>
                      <w:b/>
                      <w:bCs/>
                      <w:sz w:val="24"/>
                      <w:szCs w:val="24"/>
                      <w:lang w:val="en-US"/>
                    </w:rPr>
                  </w:rPrChange>
                </w:rPr>
                <w:t>Protected-site</w:t>
              </w:r>
            </w:ins>
            <w:ins w:id="361" w:author="Bouzek,Heather K" w:date="2026-08-24T01:21:00Z" w16du:dateUtc="2026-08-24T06:21:00Z">
              <w:r>
                <w:rPr>
                  <w:rFonts w:ascii="Times New Roman" w:eastAsia="Times New Roman" w:hAnsi="Times New Roman" w:cs="Times New Roman"/>
                  <w:sz w:val="20"/>
                  <w:szCs w:val="20"/>
                  <w:lang w:val="en-US"/>
                </w:rPr>
                <w:t xml:space="preserve"> </w:t>
              </w:r>
            </w:ins>
            <w:ins w:id="362" w:author="Bouzek,Heather K" w:date="2026-08-24T01:20:00Z">
              <w:r>
                <w:rPr>
                  <w:rFonts w:ascii="Times New Roman" w:eastAsia="Times New Roman" w:hAnsi="Times New Roman" w:cs="Times New Roman"/>
                  <w:sz w:val="20"/>
                  <w:szCs w:val="20"/>
                  <w:lang w:val="en-US"/>
                  <w:rPrChange w:id="363" w:author="Bouzek,Heather K" w:date="2026-08-24T01:21:00Z" w16du:dateUtc="2026-08-24T06:21:00Z">
                    <w:rPr>
                      <w:rFonts w:ascii="Times New Roman" w:eastAsia="Times New Roman" w:hAnsi="Times New Roman" w:cs="Times New Roman"/>
                      <w:b/>
                      <w:bCs/>
                      <w:sz w:val="24"/>
                      <w:szCs w:val="24"/>
                      <w:lang w:val="en-US"/>
                    </w:rPr>
                  </w:rPrChange>
                </w:rPr>
                <w:t>edits, adversarial case, default</w:t>
              </w:r>
            </w:ins>
            <w:ins w:id="364" w:author="Bouzek,Heather K" w:date="2026-08-24T01:21:00Z" w16du:dateUtc="2026-08-24T06:21:00Z">
              <w:r>
                <w:rPr>
                  <w:rFonts w:ascii="Times New Roman" w:eastAsia="Times New Roman" w:hAnsi="Times New Roman" w:cs="Times New Roman"/>
                  <w:sz w:val="20"/>
                  <w:szCs w:val="20"/>
                  <w:lang w:val="en-US"/>
                </w:rPr>
                <w:t xml:space="preserve"> </w:t>
              </w:r>
            </w:ins>
            <w:ins w:id="365" w:author="Bouzek,Heather K" w:date="2026-08-24T01:20:00Z">
              <w:r>
                <w:rPr>
                  <w:rFonts w:ascii="Times New Roman" w:eastAsia="Times New Roman" w:hAnsi="Times New Roman" w:cs="Times New Roman"/>
                  <w:sz w:val="20"/>
                  <w:szCs w:val="20"/>
                  <w:lang w:val="en-US"/>
                  <w:rPrChange w:id="366" w:author="Bouzek,Heather K" w:date="2026-08-24T01:21:00Z" w16du:dateUtc="2026-08-24T06:21:00Z">
                    <w:rPr>
                      <w:rFonts w:ascii="Times New Roman" w:eastAsia="Times New Roman" w:hAnsi="Times New Roman" w:cs="Times New Roman"/>
                      <w:b/>
                      <w:bCs/>
                      <w:sz w:val="24"/>
                      <w:szCs w:val="24"/>
                      <w:lang w:val="en-US"/>
                    </w:rPr>
                  </w:rPrChange>
                </w:rPr>
                <w:t>/</w:t>
              </w:r>
            </w:ins>
            <w:ins w:id="367" w:author="Bouzek,Heather K" w:date="2026-08-24T01:21:00Z" w16du:dateUtc="2026-08-24T06:21:00Z">
              <w:r>
                <w:rPr>
                  <w:rFonts w:ascii="Times New Roman" w:eastAsia="Times New Roman" w:hAnsi="Times New Roman" w:cs="Times New Roman"/>
                  <w:sz w:val="20"/>
                  <w:szCs w:val="20"/>
                  <w:lang w:val="en-US"/>
                </w:rPr>
                <w:t xml:space="preserve"> </w:t>
              </w:r>
            </w:ins>
            <w:ins w:id="368" w:author="Bouzek,Heather K" w:date="2026-08-24T01:20:00Z">
              <w:r>
                <w:rPr>
                  <w:rFonts w:ascii="Times New Roman" w:eastAsia="Times New Roman" w:hAnsi="Times New Roman" w:cs="Times New Roman"/>
                  <w:sz w:val="20"/>
                  <w:szCs w:val="20"/>
                  <w:lang w:val="en-US"/>
                  <w:rPrChange w:id="369" w:author="Bouzek,Heather K" w:date="2026-08-24T01:21:00Z" w16du:dateUtc="2026-08-24T06:21:00Z">
                    <w:rPr>
                      <w:rFonts w:ascii="Times New Roman" w:eastAsia="Times New Roman" w:hAnsi="Times New Roman" w:cs="Times New Roman"/>
                      <w:b/>
                      <w:bCs/>
                      <w:sz w:val="24"/>
                      <w:szCs w:val="24"/>
                      <w:lang w:val="en-US"/>
                    </w:rPr>
                  </w:rPrChange>
                </w:rPr>
                <w:t>naive use</w:t>
              </w:r>
            </w:ins>
          </w:p>
        </w:tc>
        <w:tc>
          <w:tcPr>
            <w:tcW w:w="3320" w:type="dxa"/>
            <w:tcMar>
              <w:top w:w="80" w:type="dxa"/>
              <w:left w:w="100" w:type="dxa"/>
              <w:bottom w:w="80" w:type="dxa"/>
              <w:right w:w="100" w:type="dxa"/>
            </w:tcMar>
            <w:tcPrChange w:id="370" w:author="Bouzek,Heather K" w:date="2026-08-24T01:38:00Z" w16du:dateUtc="2026-08-24T06:38:00Z">
              <w:tcPr>
                <w:tcW w:w="3200" w:type="dxa"/>
                <w:tcMar>
                  <w:top w:w="80" w:type="dxa"/>
                  <w:left w:w="100" w:type="dxa"/>
                  <w:bottom w:w="80" w:type="dxa"/>
                  <w:right w:w="100" w:type="dxa"/>
                </w:tcMar>
              </w:tcPr>
            </w:tcPrChange>
          </w:tcPr>
          <w:p w14:paraId="1BBF9F20" w14:textId="77777777" w:rsidR="00194E18" w:rsidRPr="00194E18" w:rsidRDefault="00194E18">
            <w:pPr>
              <w:spacing w:after="240" w:line="480" w:lineRule="auto"/>
              <w:rPr>
                <w:ins w:id="371" w:author="Bouzek,Heather K" w:date="2026-08-24T01:20:00Z"/>
                <w:rFonts w:ascii="Times New Roman" w:eastAsia="Times New Roman" w:hAnsi="Times New Roman" w:cs="Times New Roman"/>
                <w:sz w:val="20"/>
                <w:szCs w:val="20"/>
                <w:lang w:val="en-US"/>
                <w:rPrChange w:id="372" w:author="Bouzek,Heather K" w:date="2026-08-24T01:21:00Z" w16du:dateUtc="2026-08-24T06:21:00Z">
                  <w:rPr>
                    <w:ins w:id="373" w:author="Bouzek,Heather K" w:date="2026-08-24T01:20:00Z"/>
                    <w:rFonts w:ascii="Times New Roman" w:eastAsia="Times New Roman" w:hAnsi="Times New Roman" w:cs="Times New Roman"/>
                    <w:b/>
                    <w:bCs/>
                    <w:sz w:val="24"/>
                    <w:szCs w:val="24"/>
                    <w:lang w:val="en-US"/>
                  </w:rPr>
                </w:rPrChange>
              </w:rPr>
              <w:pPrChange w:id="374" w:author="Bouzek,Heather K" w:date="2026-08-24T01:37:00Z" w16du:dateUtc="2026-08-24T06:37:00Z">
                <w:pPr>
                  <w:spacing w:after="240" w:line="480" w:lineRule="auto"/>
                  <w:jc w:val="both"/>
                </w:pPr>
              </w:pPrChange>
            </w:pPr>
            <w:ins w:id="375" w:author="Bouzek,Heather K" w:date="2026-08-24T01:20:00Z">
              <w:r>
                <w:rPr>
                  <w:rFonts w:ascii="Times New Roman" w:eastAsia="Times New Roman" w:hAnsi="Times New Roman" w:cs="Times New Roman"/>
                  <w:sz w:val="20"/>
                  <w:szCs w:val="20"/>
                  <w:lang w:val="en-US"/>
                  <w:rPrChange w:id="376" w:author="Bouzek,Heather K" w:date="2026-08-24T01:21:00Z" w16du:dateUtc="2026-08-24T06:21:00Z">
                    <w:rPr>
                      <w:rFonts w:ascii="Times New Roman" w:eastAsia="Times New Roman" w:hAnsi="Times New Roman" w:cs="Times New Roman"/>
                      <w:b/>
                      <w:bCs/>
                      <w:sz w:val="24"/>
                      <w:szCs w:val="24"/>
                      <w:lang w:val="en-US"/>
                    </w:rPr>
                  </w:rPrChange>
                </w:rPr>
                <w:t>0 / 2</w:t>
              </w:r>
            </w:ins>
          </w:p>
        </w:tc>
        <w:tc>
          <w:tcPr>
            <w:tcW w:w="3515" w:type="dxa"/>
            <w:tcMar>
              <w:top w:w="80" w:type="dxa"/>
              <w:left w:w="100" w:type="dxa"/>
              <w:bottom w:w="80" w:type="dxa"/>
              <w:right w:w="100" w:type="dxa"/>
            </w:tcMar>
            <w:tcPrChange w:id="377" w:author="Bouzek,Heather K" w:date="2026-08-24T01:38:00Z" w16du:dateUtc="2026-08-24T06:38:00Z">
              <w:tcPr>
                <w:tcW w:w="3260" w:type="dxa"/>
                <w:gridSpan w:val="2"/>
                <w:tcMar>
                  <w:top w:w="80" w:type="dxa"/>
                  <w:left w:w="100" w:type="dxa"/>
                  <w:bottom w:w="80" w:type="dxa"/>
                  <w:right w:w="100" w:type="dxa"/>
                </w:tcMar>
              </w:tcPr>
            </w:tcPrChange>
          </w:tcPr>
          <w:p w14:paraId="21484C38" w14:textId="77777777" w:rsidR="00194E18" w:rsidRPr="00194E18" w:rsidRDefault="00194E18">
            <w:pPr>
              <w:spacing w:after="240" w:line="480" w:lineRule="auto"/>
              <w:rPr>
                <w:ins w:id="378" w:author="Bouzek,Heather K" w:date="2026-08-24T01:20:00Z"/>
                <w:rFonts w:ascii="Times New Roman" w:eastAsia="Times New Roman" w:hAnsi="Times New Roman" w:cs="Times New Roman"/>
                <w:sz w:val="20"/>
                <w:szCs w:val="20"/>
                <w:lang w:val="en-US"/>
                <w:rPrChange w:id="379" w:author="Bouzek,Heather K" w:date="2026-08-24T01:21:00Z" w16du:dateUtc="2026-08-24T06:21:00Z">
                  <w:rPr>
                    <w:ins w:id="380" w:author="Bouzek,Heather K" w:date="2026-08-24T01:20:00Z"/>
                    <w:rFonts w:ascii="Times New Roman" w:eastAsia="Times New Roman" w:hAnsi="Times New Roman" w:cs="Times New Roman"/>
                    <w:b/>
                    <w:bCs/>
                    <w:sz w:val="24"/>
                    <w:szCs w:val="24"/>
                    <w:lang w:val="en-US"/>
                  </w:rPr>
                </w:rPrChange>
              </w:rPr>
              <w:pPrChange w:id="381" w:author="Bouzek,Heather K" w:date="2026-08-24T01:37:00Z" w16du:dateUtc="2026-08-24T06:37:00Z">
                <w:pPr>
                  <w:spacing w:after="240" w:line="480" w:lineRule="auto"/>
                  <w:jc w:val="both"/>
                </w:pPr>
              </w:pPrChange>
            </w:pPr>
            <w:ins w:id="382" w:author="Bouzek,Heather K" w:date="2026-08-24T01:20:00Z">
              <w:r>
                <w:rPr>
                  <w:rFonts w:ascii="Times New Roman" w:eastAsia="Times New Roman" w:hAnsi="Times New Roman" w:cs="Times New Roman"/>
                  <w:sz w:val="20"/>
                  <w:szCs w:val="20"/>
                  <w:lang w:val="en-US"/>
                  <w:rPrChange w:id="383" w:author="Bouzek,Heather K" w:date="2026-08-24T01:21:00Z" w16du:dateUtc="2026-08-24T06:21:00Z">
                    <w:rPr>
                      <w:rFonts w:ascii="Times New Roman" w:eastAsia="Times New Roman" w:hAnsi="Times New Roman" w:cs="Times New Roman"/>
                      <w:b/>
                      <w:bCs/>
                      <w:sz w:val="24"/>
                      <w:szCs w:val="24"/>
                      <w:lang w:val="en-US"/>
                    </w:rPr>
                  </w:rPrChange>
                </w:rPr>
                <w:t>2 / 2 (promoter + RBS both mutated)</w:t>
              </w:r>
            </w:ins>
          </w:p>
        </w:tc>
      </w:tr>
      <w:tr w:rsidR="00194E18" w:rsidRPr="00194E18" w14:paraId="73658771" w14:textId="77777777" w:rsidTr="0011781A">
        <w:trPr>
          <w:cantSplit/>
          <w:ins w:id="384" w:author="Bouzek,Heather K" w:date="2026-08-24T01:20:00Z"/>
        </w:trPr>
        <w:tc>
          <w:tcPr>
            <w:tcW w:w="2525" w:type="dxa"/>
            <w:shd w:val="clear" w:color="auto" w:fill="F2F2F2"/>
            <w:tcMar>
              <w:top w:w="80" w:type="dxa"/>
              <w:left w:w="100" w:type="dxa"/>
              <w:bottom w:w="80" w:type="dxa"/>
              <w:right w:w="100" w:type="dxa"/>
            </w:tcMar>
            <w:tcPrChange w:id="385" w:author="Bouzek,Heather K" w:date="2026-08-24T01:38:00Z" w16du:dateUtc="2026-08-24T06:38:00Z">
              <w:tcPr>
                <w:tcW w:w="2900" w:type="dxa"/>
                <w:shd w:val="clear" w:color="auto" w:fill="F2F2F2"/>
                <w:tcMar>
                  <w:top w:w="80" w:type="dxa"/>
                  <w:left w:w="100" w:type="dxa"/>
                  <w:bottom w:w="80" w:type="dxa"/>
                  <w:right w:w="100" w:type="dxa"/>
                </w:tcMar>
              </w:tcPr>
            </w:tcPrChange>
          </w:tcPr>
          <w:p w14:paraId="4AE57C87" w14:textId="77777777" w:rsidR="00194E18" w:rsidRPr="00A41A82" w:rsidRDefault="00194E18">
            <w:pPr>
              <w:spacing w:after="240" w:line="480" w:lineRule="auto"/>
              <w:rPr>
                <w:ins w:id="386" w:author="Bouzek,Heather K" w:date="2026-08-24T01:20:00Z"/>
                <w:rFonts w:ascii="Times New Roman" w:eastAsia="Times New Roman" w:hAnsi="Times New Roman" w:cs="Times New Roman"/>
                <w:sz w:val="20"/>
                <w:szCs w:val="20"/>
                <w:lang w:val="en-US"/>
                <w:rPrChange w:id="387" w:author="Bouzek,Heather K" w:date="2026-08-24T01:24:00Z" w16du:dateUtc="2026-08-24T06:24:00Z">
                  <w:rPr>
                    <w:ins w:id="388" w:author="Bouzek,Heather K" w:date="2026-08-24T01:20:00Z"/>
                    <w:rFonts w:ascii="Times New Roman" w:eastAsia="Times New Roman" w:hAnsi="Times New Roman" w:cs="Times New Roman"/>
                    <w:b/>
                    <w:bCs/>
                    <w:sz w:val="24"/>
                    <w:szCs w:val="24"/>
                    <w:lang w:val="en-US"/>
                  </w:rPr>
                </w:rPrChange>
              </w:rPr>
              <w:pPrChange w:id="389" w:author="Bouzek,Heather K" w:date="2026-08-24T01:37:00Z" w16du:dateUtc="2026-08-24T06:37:00Z">
                <w:pPr>
                  <w:spacing w:after="240" w:line="480" w:lineRule="auto"/>
                  <w:jc w:val="both"/>
                </w:pPr>
              </w:pPrChange>
            </w:pPr>
            <w:ins w:id="390" w:author="Bouzek,Heather K" w:date="2026-08-24T01:20:00Z">
              <w:r>
                <w:rPr>
                  <w:rFonts w:ascii="Times New Roman" w:eastAsia="Times New Roman" w:hAnsi="Times New Roman" w:cs="Times New Roman"/>
                  <w:sz w:val="20"/>
                  <w:szCs w:val="20"/>
                  <w:lang w:val="en-US"/>
                  <w:rPrChange w:id="391" w:author="Bouzek,Heather K" w:date="2026-08-24T01:24:00Z" w16du:dateUtc="2026-08-24T06:24:00Z">
                    <w:rPr>
                      <w:rFonts w:ascii="Times New Roman" w:eastAsia="Times New Roman" w:hAnsi="Times New Roman" w:cs="Times New Roman"/>
                      <w:b/>
                      <w:bCs/>
                      <w:sz w:val="24"/>
                      <w:szCs w:val="24"/>
                      <w:lang w:val="en-US"/>
                    </w:rPr>
                  </w:rPrChange>
                </w:rPr>
                <w:t>Protected-site edits, once explicitly configured</w:t>
              </w:r>
            </w:ins>
          </w:p>
        </w:tc>
        <w:tc>
          <w:tcPr>
            <w:tcW w:w="3320" w:type="dxa"/>
            <w:shd w:val="clear" w:color="auto" w:fill="F2F2F2"/>
            <w:tcMar>
              <w:top w:w="80" w:type="dxa"/>
              <w:left w:w="100" w:type="dxa"/>
              <w:bottom w:w="80" w:type="dxa"/>
              <w:right w:w="100" w:type="dxa"/>
            </w:tcMar>
            <w:tcPrChange w:id="392" w:author="Bouzek,Heather K" w:date="2026-08-24T01:38:00Z" w16du:dateUtc="2026-08-24T06:38:00Z">
              <w:tcPr>
                <w:tcW w:w="3200" w:type="dxa"/>
                <w:gridSpan w:val="2"/>
                <w:shd w:val="clear" w:color="auto" w:fill="F2F2F2"/>
                <w:tcMar>
                  <w:top w:w="80" w:type="dxa"/>
                  <w:left w:w="100" w:type="dxa"/>
                  <w:bottom w:w="80" w:type="dxa"/>
                  <w:right w:w="100" w:type="dxa"/>
                </w:tcMar>
              </w:tcPr>
            </w:tcPrChange>
          </w:tcPr>
          <w:p w14:paraId="60E7217B" w14:textId="77777777" w:rsidR="00194E18" w:rsidRPr="00A41A82" w:rsidRDefault="00194E18">
            <w:pPr>
              <w:spacing w:after="240" w:line="480" w:lineRule="auto"/>
              <w:rPr>
                <w:ins w:id="393" w:author="Bouzek,Heather K" w:date="2026-08-24T01:20:00Z"/>
                <w:rFonts w:ascii="Times New Roman" w:eastAsia="Times New Roman" w:hAnsi="Times New Roman" w:cs="Times New Roman"/>
                <w:sz w:val="20"/>
                <w:szCs w:val="20"/>
                <w:lang w:val="en-US"/>
                <w:rPrChange w:id="394" w:author="Bouzek,Heather K" w:date="2026-08-24T01:24:00Z" w16du:dateUtc="2026-08-24T06:24:00Z">
                  <w:rPr>
                    <w:ins w:id="395" w:author="Bouzek,Heather K" w:date="2026-08-24T01:20:00Z"/>
                    <w:rFonts w:ascii="Times New Roman" w:eastAsia="Times New Roman" w:hAnsi="Times New Roman" w:cs="Times New Roman"/>
                    <w:b/>
                    <w:bCs/>
                    <w:sz w:val="24"/>
                    <w:szCs w:val="24"/>
                    <w:lang w:val="en-US"/>
                  </w:rPr>
                </w:rPrChange>
              </w:rPr>
              <w:pPrChange w:id="396" w:author="Bouzek,Heather K" w:date="2026-08-24T01:37:00Z" w16du:dateUtc="2026-08-24T06:37:00Z">
                <w:pPr>
                  <w:spacing w:after="240" w:line="480" w:lineRule="auto"/>
                  <w:jc w:val="both"/>
                </w:pPr>
              </w:pPrChange>
            </w:pPr>
            <w:ins w:id="397" w:author="Bouzek,Heather K" w:date="2026-08-24T01:20:00Z">
              <w:r>
                <w:rPr>
                  <w:rFonts w:ascii="Times New Roman" w:eastAsia="Times New Roman" w:hAnsi="Times New Roman" w:cs="Times New Roman"/>
                  <w:sz w:val="20"/>
                  <w:szCs w:val="20"/>
                  <w:lang w:val="en-US"/>
                  <w:rPrChange w:id="398" w:author="Bouzek,Heather K" w:date="2026-08-24T01:24:00Z" w16du:dateUtc="2026-08-24T06:24:00Z">
                    <w:rPr>
                      <w:rFonts w:ascii="Times New Roman" w:eastAsia="Times New Roman" w:hAnsi="Times New Roman" w:cs="Times New Roman"/>
                      <w:b/>
                      <w:bCs/>
                      <w:sz w:val="24"/>
                      <w:szCs w:val="24"/>
                      <w:lang w:val="en-US"/>
                    </w:rPr>
                  </w:rPrChange>
                </w:rPr>
                <w:t>n/a (protection is default)</w:t>
              </w:r>
            </w:ins>
          </w:p>
        </w:tc>
        <w:tc>
          <w:tcPr>
            <w:tcW w:w="3515" w:type="dxa"/>
            <w:shd w:val="clear" w:color="auto" w:fill="F2F2F2"/>
            <w:tcMar>
              <w:top w:w="80" w:type="dxa"/>
              <w:left w:w="100" w:type="dxa"/>
              <w:bottom w:w="80" w:type="dxa"/>
              <w:right w:w="100" w:type="dxa"/>
            </w:tcMar>
            <w:tcPrChange w:id="399" w:author="Bouzek,Heather K" w:date="2026-08-24T01:38:00Z" w16du:dateUtc="2026-08-24T06:38:00Z">
              <w:tcPr>
                <w:tcW w:w="3260" w:type="dxa"/>
                <w:gridSpan w:val="2"/>
                <w:shd w:val="clear" w:color="auto" w:fill="F2F2F2"/>
                <w:tcMar>
                  <w:top w:w="80" w:type="dxa"/>
                  <w:left w:w="100" w:type="dxa"/>
                  <w:bottom w:w="80" w:type="dxa"/>
                  <w:right w:w="100" w:type="dxa"/>
                </w:tcMar>
              </w:tcPr>
            </w:tcPrChange>
          </w:tcPr>
          <w:p w14:paraId="1DFC4EBE" w14:textId="3752EDF8" w:rsidR="00194E18" w:rsidRPr="00A41A82" w:rsidRDefault="00194E18">
            <w:pPr>
              <w:spacing w:after="240" w:line="480" w:lineRule="auto"/>
              <w:rPr>
                <w:ins w:id="400" w:author="Bouzek,Heather K" w:date="2026-08-24T01:20:00Z"/>
                <w:rFonts w:ascii="Times New Roman" w:eastAsia="Times New Roman" w:hAnsi="Times New Roman" w:cs="Times New Roman"/>
                <w:sz w:val="20"/>
                <w:szCs w:val="20"/>
                <w:lang w:val="en-US"/>
                <w:rPrChange w:id="401" w:author="Bouzek,Heather K" w:date="2026-08-24T01:24:00Z" w16du:dateUtc="2026-08-24T06:24:00Z">
                  <w:rPr>
                    <w:ins w:id="402" w:author="Bouzek,Heather K" w:date="2026-08-24T01:20:00Z"/>
                    <w:rFonts w:ascii="Times New Roman" w:eastAsia="Times New Roman" w:hAnsi="Times New Roman" w:cs="Times New Roman"/>
                    <w:b/>
                    <w:bCs/>
                    <w:sz w:val="24"/>
                    <w:szCs w:val="24"/>
                    <w:lang w:val="en-US"/>
                  </w:rPr>
                </w:rPrChange>
              </w:rPr>
              <w:pPrChange w:id="403" w:author="Bouzek,Heather K" w:date="2026-08-24T01:37:00Z" w16du:dateUtc="2026-08-24T06:37:00Z">
                <w:pPr>
                  <w:spacing w:after="240" w:line="480" w:lineRule="auto"/>
                  <w:jc w:val="both"/>
                </w:pPr>
              </w:pPrChange>
            </w:pPr>
            <w:ins w:id="404" w:author="Bouzek,Heather K" w:date="2026-08-24T01:20:00Z">
              <w:r>
                <w:rPr>
                  <w:rFonts w:ascii="Times New Roman" w:eastAsia="Times New Roman" w:hAnsi="Times New Roman" w:cs="Times New Roman"/>
                  <w:sz w:val="20"/>
                  <w:szCs w:val="20"/>
                  <w:lang w:val="en-US"/>
                  <w:rPrChange w:id="405" w:author="Bouzek,Heather K" w:date="2026-08-24T01:24:00Z" w16du:dateUtc="2026-08-24T06:24:00Z">
                    <w:rPr>
                      <w:rFonts w:ascii="Times New Roman" w:eastAsia="Times New Roman" w:hAnsi="Times New Roman" w:cs="Times New Roman"/>
                      <w:b/>
                      <w:bCs/>
                      <w:sz w:val="24"/>
                      <w:szCs w:val="24"/>
                      <w:lang w:val="en-US"/>
                    </w:rPr>
                  </w:rPrChange>
                </w:rPr>
                <w:t xml:space="preserve">0 </w:t>
              </w:r>
            </w:ins>
            <w:ins w:id="406" w:author="Bouzek,Heather K" w:date="2026-08-24T01:37:00Z" w16du:dateUtc="2026-08-24T06:37:00Z">
              <w:r>
                <w:rPr>
                  <w:rFonts w:ascii="Times New Roman" w:eastAsia="Times New Roman" w:hAnsi="Times New Roman" w:cs="Times New Roman"/>
                  <w:sz w:val="20"/>
                  <w:szCs w:val="20"/>
                  <w:lang w:val="en-US"/>
                </w:rPr>
                <w:t xml:space="preserve"> </w:t>
              </w:r>
            </w:ins>
            <w:ins w:id="407" w:author="Bouzek,Heather K" w:date="2026-08-24T01:20:00Z">
              <w:r>
                <w:rPr>
                  <w:rFonts w:ascii="Times New Roman" w:eastAsia="Times New Roman" w:hAnsi="Times New Roman" w:cs="Times New Roman"/>
                  <w:sz w:val="20"/>
                  <w:szCs w:val="20"/>
                  <w:lang w:val="en-US"/>
                  <w:rPrChange w:id="408" w:author="Bouzek,Heather K" w:date="2026-08-24T01:24:00Z" w16du:dateUtc="2026-08-24T06:24:00Z">
                    <w:rPr>
                      <w:rFonts w:ascii="Times New Roman" w:eastAsia="Times New Roman" w:hAnsi="Times New Roman" w:cs="Times New Roman"/>
                      <w:b/>
                      <w:bCs/>
                      <w:sz w:val="24"/>
                      <w:szCs w:val="24"/>
                      <w:lang w:val="en-US"/>
                    </w:rPr>
                  </w:rPrChange>
                </w:rPr>
                <w:t>/</w:t>
              </w:r>
            </w:ins>
            <w:ins w:id="409" w:author="Bouzek,Heather K" w:date="2026-08-24T01:37:00Z" w16du:dateUtc="2026-08-24T06:37:00Z">
              <w:r>
                <w:rPr>
                  <w:rFonts w:ascii="Times New Roman" w:eastAsia="Times New Roman" w:hAnsi="Times New Roman" w:cs="Times New Roman"/>
                  <w:sz w:val="20"/>
                  <w:szCs w:val="20"/>
                  <w:lang w:val="en-US"/>
                </w:rPr>
                <w:t xml:space="preserve"> </w:t>
              </w:r>
            </w:ins>
            <w:ins w:id="410" w:author="Bouzek,Heather K" w:date="2026-08-24T01:20:00Z">
              <w:r>
                <w:rPr>
                  <w:rFonts w:ascii="Times New Roman" w:eastAsia="Times New Roman" w:hAnsi="Times New Roman" w:cs="Times New Roman"/>
                  <w:sz w:val="20"/>
                  <w:szCs w:val="20"/>
                  <w:lang w:val="en-US"/>
                  <w:rPrChange w:id="411" w:author="Bouzek,Heather K" w:date="2026-08-24T01:24:00Z" w16du:dateUtc="2026-08-24T06:24:00Z">
                    <w:rPr>
                      <w:rFonts w:ascii="Times New Roman" w:eastAsia="Times New Roman" w:hAnsi="Times New Roman" w:cs="Times New Roman"/>
                      <w:b/>
                      <w:bCs/>
                      <w:sz w:val="24"/>
                      <w:szCs w:val="24"/>
                      <w:lang w:val="en-US"/>
                    </w:rPr>
                  </w:rPrChange>
                </w:rPr>
                <w:t xml:space="preserve"> 2</w:t>
              </w:r>
            </w:ins>
          </w:p>
        </w:tc>
      </w:tr>
      <w:tr w:rsidR="00194E18" w:rsidRPr="00194E18" w14:paraId="732CDF8C" w14:textId="77777777" w:rsidTr="0011781A">
        <w:trPr>
          <w:cantSplit/>
          <w:ins w:id="412" w:author="Bouzek,Heather K" w:date="2026-08-24T01:20:00Z"/>
        </w:trPr>
        <w:tc>
          <w:tcPr>
            <w:tcW w:w="2525" w:type="dxa"/>
            <w:tcMar>
              <w:top w:w="80" w:type="dxa"/>
              <w:left w:w="100" w:type="dxa"/>
              <w:bottom w:w="80" w:type="dxa"/>
              <w:right w:w="100" w:type="dxa"/>
            </w:tcMar>
            <w:tcPrChange w:id="413" w:author="Bouzek,Heather K" w:date="2026-08-24T01:38:00Z" w16du:dateUtc="2026-08-24T06:38:00Z">
              <w:tcPr>
                <w:tcW w:w="2900" w:type="dxa"/>
                <w:tcMar>
                  <w:top w:w="80" w:type="dxa"/>
                  <w:left w:w="100" w:type="dxa"/>
                  <w:bottom w:w="80" w:type="dxa"/>
                  <w:right w:w="100" w:type="dxa"/>
                </w:tcMar>
              </w:tcPr>
            </w:tcPrChange>
          </w:tcPr>
          <w:p w14:paraId="1909F1A4" w14:textId="77777777" w:rsidR="00194E18" w:rsidRPr="00A41A82" w:rsidRDefault="00194E18">
            <w:pPr>
              <w:spacing w:after="240" w:line="480" w:lineRule="auto"/>
              <w:rPr>
                <w:ins w:id="414" w:author="Bouzek,Heather K" w:date="2026-08-24T01:20:00Z"/>
                <w:rFonts w:ascii="Times New Roman" w:eastAsia="Times New Roman" w:hAnsi="Times New Roman" w:cs="Times New Roman"/>
                <w:sz w:val="20"/>
                <w:szCs w:val="20"/>
                <w:lang w:val="en-US"/>
                <w:rPrChange w:id="415" w:author="Bouzek,Heather K" w:date="2026-08-24T01:24:00Z" w16du:dateUtc="2026-08-24T06:24:00Z">
                  <w:rPr>
                    <w:ins w:id="416" w:author="Bouzek,Heather K" w:date="2026-08-24T01:20:00Z"/>
                    <w:rFonts w:ascii="Times New Roman" w:eastAsia="Times New Roman" w:hAnsi="Times New Roman" w:cs="Times New Roman"/>
                    <w:b/>
                    <w:bCs/>
                    <w:sz w:val="24"/>
                    <w:szCs w:val="24"/>
                    <w:lang w:val="en-US"/>
                  </w:rPr>
                </w:rPrChange>
              </w:rPr>
              <w:pPrChange w:id="417" w:author="Bouzek,Heather K" w:date="2026-08-24T01:37:00Z" w16du:dateUtc="2026-08-24T06:37:00Z">
                <w:pPr>
                  <w:spacing w:after="240" w:line="480" w:lineRule="auto"/>
                  <w:jc w:val="both"/>
                </w:pPr>
              </w:pPrChange>
            </w:pPr>
            <w:ins w:id="418" w:author="Bouzek,Heather K" w:date="2026-08-24T01:20:00Z">
              <w:r>
                <w:rPr>
                  <w:rFonts w:ascii="Times New Roman" w:eastAsia="Times New Roman" w:hAnsi="Times New Roman" w:cs="Times New Roman"/>
                  <w:sz w:val="20"/>
                  <w:szCs w:val="20"/>
                  <w:lang w:val="en-US"/>
                  <w:rPrChange w:id="419" w:author="Bouzek,Heather K" w:date="2026-08-24T01:24:00Z" w16du:dateUtc="2026-08-24T06:24:00Z">
                    <w:rPr>
                      <w:rFonts w:ascii="Times New Roman" w:eastAsia="Times New Roman" w:hAnsi="Times New Roman" w:cs="Times New Roman"/>
                      <w:b/>
                      <w:bCs/>
                      <w:sz w:val="24"/>
                      <w:szCs w:val="24"/>
                      <w:lang w:val="en-US"/>
                    </w:rPr>
                  </w:rPrChange>
                </w:rPr>
                <w:t>Requires the user to know in advance which features to protect</w:t>
              </w:r>
            </w:ins>
          </w:p>
        </w:tc>
        <w:tc>
          <w:tcPr>
            <w:tcW w:w="3320" w:type="dxa"/>
            <w:tcMar>
              <w:top w:w="80" w:type="dxa"/>
              <w:left w:w="100" w:type="dxa"/>
              <w:bottom w:w="80" w:type="dxa"/>
              <w:right w:w="100" w:type="dxa"/>
            </w:tcMar>
            <w:tcPrChange w:id="420" w:author="Bouzek,Heather K" w:date="2026-08-24T01:38:00Z" w16du:dateUtc="2026-08-24T06:38:00Z">
              <w:tcPr>
                <w:tcW w:w="3200" w:type="dxa"/>
                <w:gridSpan w:val="2"/>
                <w:tcMar>
                  <w:top w:w="80" w:type="dxa"/>
                  <w:left w:w="100" w:type="dxa"/>
                  <w:bottom w:w="80" w:type="dxa"/>
                  <w:right w:w="100" w:type="dxa"/>
                </w:tcMar>
              </w:tcPr>
            </w:tcPrChange>
          </w:tcPr>
          <w:p w14:paraId="2D87D029" w14:textId="77777777" w:rsidR="00194E18" w:rsidRPr="00A41A82" w:rsidRDefault="00194E18">
            <w:pPr>
              <w:spacing w:after="240" w:line="480" w:lineRule="auto"/>
              <w:rPr>
                <w:ins w:id="421" w:author="Bouzek,Heather K" w:date="2026-08-24T01:20:00Z"/>
                <w:rFonts w:ascii="Times New Roman" w:eastAsia="Times New Roman" w:hAnsi="Times New Roman" w:cs="Times New Roman"/>
                <w:sz w:val="20"/>
                <w:szCs w:val="20"/>
                <w:lang w:val="en-US"/>
                <w:rPrChange w:id="422" w:author="Bouzek,Heather K" w:date="2026-08-24T01:24:00Z" w16du:dateUtc="2026-08-24T06:24:00Z">
                  <w:rPr>
                    <w:ins w:id="423" w:author="Bouzek,Heather K" w:date="2026-08-24T01:20:00Z"/>
                    <w:rFonts w:ascii="Times New Roman" w:eastAsia="Times New Roman" w:hAnsi="Times New Roman" w:cs="Times New Roman"/>
                    <w:b/>
                    <w:bCs/>
                    <w:sz w:val="24"/>
                    <w:szCs w:val="24"/>
                    <w:lang w:val="en-US"/>
                  </w:rPr>
                </w:rPrChange>
              </w:rPr>
              <w:pPrChange w:id="424" w:author="Bouzek,Heather K" w:date="2026-08-24T01:37:00Z" w16du:dateUtc="2026-08-24T06:37:00Z">
                <w:pPr>
                  <w:spacing w:after="240" w:line="480" w:lineRule="auto"/>
                  <w:jc w:val="both"/>
                </w:pPr>
              </w:pPrChange>
            </w:pPr>
            <w:ins w:id="425" w:author="Bouzek,Heather K" w:date="2026-08-24T01:20:00Z">
              <w:r>
                <w:rPr>
                  <w:rFonts w:ascii="Times New Roman" w:eastAsia="Times New Roman" w:hAnsi="Times New Roman" w:cs="Times New Roman"/>
                  <w:sz w:val="20"/>
                  <w:szCs w:val="20"/>
                  <w:lang w:val="en-US"/>
                  <w:rPrChange w:id="426" w:author="Bouzek,Heather K" w:date="2026-08-24T01:24:00Z" w16du:dateUtc="2026-08-24T06:24:00Z">
                    <w:rPr>
                      <w:rFonts w:ascii="Times New Roman" w:eastAsia="Times New Roman" w:hAnsi="Times New Roman" w:cs="Times New Roman"/>
                      <w:b/>
                      <w:bCs/>
                      <w:sz w:val="24"/>
                      <w:szCs w:val="24"/>
                      <w:lang w:val="en-US"/>
                    </w:rPr>
                  </w:rPrChange>
                </w:rPr>
                <w:t>No — auto-derived from GenBank feature types (promoter, RBS, misc_feature, regulatory, rep_origin)</w:t>
              </w:r>
            </w:ins>
          </w:p>
        </w:tc>
        <w:tc>
          <w:tcPr>
            <w:tcW w:w="3515" w:type="dxa"/>
            <w:tcMar>
              <w:top w:w="80" w:type="dxa"/>
              <w:left w:w="100" w:type="dxa"/>
              <w:bottom w:w="80" w:type="dxa"/>
              <w:right w:w="100" w:type="dxa"/>
            </w:tcMar>
            <w:tcPrChange w:id="427" w:author="Bouzek,Heather K" w:date="2026-08-24T01:38:00Z" w16du:dateUtc="2026-08-24T06:38:00Z">
              <w:tcPr>
                <w:tcW w:w="3260" w:type="dxa"/>
                <w:gridSpan w:val="2"/>
                <w:tcMar>
                  <w:top w:w="80" w:type="dxa"/>
                  <w:left w:w="100" w:type="dxa"/>
                  <w:bottom w:w="80" w:type="dxa"/>
                  <w:right w:w="100" w:type="dxa"/>
                </w:tcMar>
              </w:tcPr>
            </w:tcPrChange>
          </w:tcPr>
          <w:p w14:paraId="4E49757B" w14:textId="77777777" w:rsidR="00194E18" w:rsidRPr="00A41A82" w:rsidRDefault="00194E18">
            <w:pPr>
              <w:spacing w:after="240" w:line="480" w:lineRule="auto"/>
              <w:rPr>
                <w:ins w:id="428" w:author="Bouzek,Heather K" w:date="2026-08-24T01:20:00Z"/>
                <w:rFonts w:ascii="Times New Roman" w:eastAsia="Times New Roman" w:hAnsi="Times New Roman" w:cs="Times New Roman"/>
                <w:sz w:val="20"/>
                <w:szCs w:val="20"/>
                <w:lang w:val="en-US"/>
                <w:rPrChange w:id="429" w:author="Bouzek,Heather K" w:date="2026-08-24T01:24:00Z" w16du:dateUtc="2026-08-24T06:24:00Z">
                  <w:rPr>
                    <w:ins w:id="430" w:author="Bouzek,Heather K" w:date="2026-08-24T01:20:00Z"/>
                    <w:rFonts w:ascii="Times New Roman" w:eastAsia="Times New Roman" w:hAnsi="Times New Roman" w:cs="Times New Roman"/>
                    <w:b/>
                    <w:bCs/>
                    <w:sz w:val="24"/>
                    <w:szCs w:val="24"/>
                    <w:lang w:val="en-US"/>
                  </w:rPr>
                </w:rPrChange>
              </w:rPr>
              <w:pPrChange w:id="431" w:author="Bouzek,Heather K" w:date="2026-08-24T01:37:00Z" w16du:dateUtc="2026-08-24T06:37:00Z">
                <w:pPr>
                  <w:spacing w:after="240" w:line="480" w:lineRule="auto"/>
                  <w:jc w:val="both"/>
                </w:pPr>
              </w:pPrChange>
            </w:pPr>
            <w:ins w:id="432" w:author="Bouzek,Heather K" w:date="2026-08-24T01:20:00Z">
              <w:r>
                <w:rPr>
                  <w:rFonts w:ascii="Times New Roman" w:eastAsia="Times New Roman" w:hAnsi="Times New Roman" w:cs="Times New Roman"/>
                  <w:sz w:val="20"/>
                  <w:szCs w:val="20"/>
                  <w:lang w:val="en-US"/>
                  <w:rPrChange w:id="433" w:author="Bouzek,Heather K" w:date="2026-08-24T01:24:00Z" w16du:dateUtc="2026-08-24T06:24:00Z">
                    <w:rPr>
                      <w:rFonts w:ascii="Times New Roman" w:eastAsia="Times New Roman" w:hAnsi="Times New Roman" w:cs="Times New Roman"/>
                      <w:b/>
                      <w:bCs/>
                      <w:sz w:val="24"/>
                      <w:szCs w:val="24"/>
                      <w:lang w:val="en-US"/>
                    </w:rPr>
                  </w:rPrChange>
                </w:rPr>
                <w:t>Yes — every protected region needs an explicit AvoidChanges annotation</w:t>
              </w:r>
            </w:ins>
          </w:p>
        </w:tc>
      </w:tr>
      <w:tr w:rsidR="00194E18" w:rsidRPr="00194E18" w14:paraId="4D711595" w14:textId="77777777" w:rsidTr="0011781A">
        <w:trPr>
          <w:cantSplit/>
          <w:ins w:id="434" w:author="Bouzek,Heather K" w:date="2026-08-24T01:20:00Z"/>
        </w:trPr>
        <w:tc>
          <w:tcPr>
            <w:tcW w:w="2525" w:type="dxa"/>
            <w:shd w:val="clear" w:color="auto" w:fill="F2F2F2"/>
            <w:tcMar>
              <w:top w:w="80" w:type="dxa"/>
              <w:left w:w="100" w:type="dxa"/>
              <w:bottom w:w="80" w:type="dxa"/>
              <w:right w:w="100" w:type="dxa"/>
            </w:tcMar>
            <w:tcPrChange w:id="435" w:author="Bouzek,Heather K" w:date="2026-08-24T01:38:00Z" w16du:dateUtc="2026-08-24T06:38:00Z">
              <w:tcPr>
                <w:tcW w:w="2900" w:type="dxa"/>
                <w:shd w:val="clear" w:color="auto" w:fill="F2F2F2"/>
                <w:tcMar>
                  <w:top w:w="80" w:type="dxa"/>
                  <w:left w:w="100" w:type="dxa"/>
                  <w:bottom w:w="80" w:type="dxa"/>
                  <w:right w:w="100" w:type="dxa"/>
                </w:tcMar>
              </w:tcPr>
            </w:tcPrChange>
          </w:tcPr>
          <w:p w14:paraId="1B890555" w14:textId="77777777" w:rsidR="00194E18" w:rsidRPr="00A41A82" w:rsidRDefault="00194E18">
            <w:pPr>
              <w:spacing w:after="240" w:line="480" w:lineRule="auto"/>
              <w:rPr>
                <w:ins w:id="436" w:author="Bouzek,Heather K" w:date="2026-08-24T01:20:00Z"/>
                <w:rFonts w:ascii="Times New Roman" w:eastAsia="Times New Roman" w:hAnsi="Times New Roman" w:cs="Times New Roman"/>
                <w:sz w:val="20"/>
                <w:szCs w:val="20"/>
                <w:lang w:val="en-US"/>
                <w:rPrChange w:id="437" w:author="Bouzek,Heather K" w:date="2026-08-24T01:24:00Z" w16du:dateUtc="2026-08-24T06:24:00Z">
                  <w:rPr>
                    <w:ins w:id="438" w:author="Bouzek,Heather K" w:date="2026-08-24T01:20:00Z"/>
                    <w:rFonts w:ascii="Times New Roman" w:eastAsia="Times New Roman" w:hAnsi="Times New Roman" w:cs="Times New Roman"/>
                    <w:b/>
                    <w:bCs/>
                    <w:sz w:val="24"/>
                    <w:szCs w:val="24"/>
                    <w:lang w:val="en-US"/>
                  </w:rPr>
                </w:rPrChange>
              </w:rPr>
              <w:pPrChange w:id="439" w:author="Bouzek,Heather K" w:date="2026-08-24T01:37:00Z" w16du:dateUtc="2026-08-24T06:37:00Z">
                <w:pPr>
                  <w:spacing w:after="240" w:line="480" w:lineRule="auto"/>
                  <w:jc w:val="both"/>
                </w:pPr>
              </w:pPrChange>
            </w:pPr>
            <w:ins w:id="440" w:author="Bouzek,Heather K" w:date="2026-08-24T01:20:00Z">
              <w:r>
                <w:rPr>
                  <w:rFonts w:ascii="Times New Roman" w:eastAsia="Times New Roman" w:hAnsi="Times New Roman" w:cs="Times New Roman"/>
                  <w:sz w:val="20"/>
                  <w:szCs w:val="20"/>
                  <w:lang w:val="en-US"/>
                  <w:rPrChange w:id="441" w:author="Bouzek,Heather K" w:date="2026-08-24T01:24:00Z" w16du:dateUtc="2026-08-24T06:24:00Z">
                    <w:rPr>
                      <w:rFonts w:ascii="Times New Roman" w:eastAsia="Times New Roman" w:hAnsi="Times New Roman" w:cs="Times New Roman"/>
                      <w:b/>
                      <w:bCs/>
                      <w:sz w:val="24"/>
                      <w:szCs w:val="24"/>
                      <w:lang w:val="en-US"/>
                    </w:rPr>
                  </w:rPrChange>
                </w:rPr>
                <w:t>Behavior on an unresolvable motif</w:t>
              </w:r>
            </w:ins>
          </w:p>
        </w:tc>
        <w:tc>
          <w:tcPr>
            <w:tcW w:w="3320" w:type="dxa"/>
            <w:shd w:val="clear" w:color="auto" w:fill="F2F2F2"/>
            <w:tcMar>
              <w:top w:w="80" w:type="dxa"/>
              <w:left w:w="100" w:type="dxa"/>
              <w:bottom w:w="80" w:type="dxa"/>
              <w:right w:w="100" w:type="dxa"/>
            </w:tcMar>
            <w:tcPrChange w:id="442" w:author="Bouzek,Heather K" w:date="2026-08-24T01:38:00Z" w16du:dateUtc="2026-08-24T06:38:00Z">
              <w:tcPr>
                <w:tcW w:w="3200" w:type="dxa"/>
                <w:gridSpan w:val="2"/>
                <w:shd w:val="clear" w:color="auto" w:fill="F2F2F2"/>
                <w:tcMar>
                  <w:top w:w="80" w:type="dxa"/>
                  <w:left w:w="100" w:type="dxa"/>
                  <w:bottom w:w="80" w:type="dxa"/>
                  <w:right w:w="100" w:type="dxa"/>
                </w:tcMar>
              </w:tcPr>
            </w:tcPrChange>
          </w:tcPr>
          <w:p w14:paraId="729E50F0" w14:textId="77777777" w:rsidR="00194E18" w:rsidRPr="00A41A82" w:rsidRDefault="00194E18">
            <w:pPr>
              <w:spacing w:after="240" w:line="480" w:lineRule="auto"/>
              <w:rPr>
                <w:ins w:id="443" w:author="Bouzek,Heather K" w:date="2026-08-24T01:20:00Z"/>
                <w:rFonts w:ascii="Times New Roman" w:eastAsia="Times New Roman" w:hAnsi="Times New Roman" w:cs="Times New Roman"/>
                <w:sz w:val="20"/>
                <w:szCs w:val="20"/>
                <w:lang w:val="en-US"/>
                <w:rPrChange w:id="444" w:author="Bouzek,Heather K" w:date="2026-08-24T01:24:00Z" w16du:dateUtc="2026-08-24T06:24:00Z">
                  <w:rPr>
                    <w:ins w:id="445" w:author="Bouzek,Heather K" w:date="2026-08-24T01:20:00Z"/>
                    <w:rFonts w:ascii="Times New Roman" w:eastAsia="Times New Roman" w:hAnsi="Times New Roman" w:cs="Times New Roman"/>
                    <w:b/>
                    <w:bCs/>
                    <w:sz w:val="24"/>
                    <w:szCs w:val="24"/>
                    <w:lang w:val="en-US"/>
                  </w:rPr>
                </w:rPrChange>
              </w:rPr>
              <w:pPrChange w:id="446" w:author="Bouzek,Heather K" w:date="2026-08-24T01:37:00Z" w16du:dateUtc="2026-08-24T06:37:00Z">
                <w:pPr>
                  <w:spacing w:after="240" w:line="480" w:lineRule="auto"/>
                  <w:jc w:val="both"/>
                </w:pPr>
              </w:pPrChange>
            </w:pPr>
            <w:ins w:id="447" w:author="Bouzek,Heather K" w:date="2026-08-24T01:20:00Z">
              <w:r>
                <w:rPr>
                  <w:rFonts w:ascii="Times New Roman" w:eastAsia="Times New Roman" w:hAnsi="Times New Roman" w:cs="Times New Roman"/>
                  <w:sz w:val="20"/>
                  <w:szCs w:val="20"/>
                  <w:lang w:val="en-US"/>
                  <w:rPrChange w:id="448" w:author="Bouzek,Heather K" w:date="2026-08-24T01:24:00Z" w16du:dateUtc="2026-08-24T06:24:00Z">
                    <w:rPr>
                      <w:rFonts w:ascii="Times New Roman" w:eastAsia="Times New Roman" w:hAnsi="Times New Roman" w:cs="Times New Roman"/>
                      <w:b/>
                      <w:bCs/>
                      <w:sz w:val="24"/>
                      <w:szCs w:val="24"/>
                      <w:lang w:val="en-US"/>
                    </w:rPr>
                  </w:rPrChange>
                </w:rPr>
                <w:t>Explicit per-motif skip_reason in the decision matrix; run completes with full report</w:t>
              </w:r>
            </w:ins>
          </w:p>
        </w:tc>
        <w:tc>
          <w:tcPr>
            <w:tcW w:w="3515" w:type="dxa"/>
            <w:shd w:val="clear" w:color="auto" w:fill="F2F2F2"/>
            <w:tcMar>
              <w:top w:w="80" w:type="dxa"/>
              <w:left w:w="100" w:type="dxa"/>
              <w:bottom w:w="80" w:type="dxa"/>
              <w:right w:w="100" w:type="dxa"/>
            </w:tcMar>
            <w:tcPrChange w:id="449" w:author="Bouzek,Heather K" w:date="2026-08-24T01:38:00Z" w16du:dateUtc="2026-08-24T06:38:00Z">
              <w:tcPr>
                <w:tcW w:w="3260" w:type="dxa"/>
                <w:gridSpan w:val="2"/>
                <w:shd w:val="clear" w:color="auto" w:fill="F2F2F2"/>
                <w:tcMar>
                  <w:top w:w="80" w:type="dxa"/>
                  <w:left w:w="100" w:type="dxa"/>
                  <w:bottom w:w="80" w:type="dxa"/>
                  <w:right w:w="100" w:type="dxa"/>
                </w:tcMar>
              </w:tcPr>
            </w:tcPrChange>
          </w:tcPr>
          <w:p w14:paraId="3E93F6D5" w14:textId="2634CE72" w:rsidR="00194E18" w:rsidRPr="00A41A82" w:rsidRDefault="00194E18">
            <w:pPr>
              <w:spacing w:after="240" w:line="480" w:lineRule="auto"/>
              <w:rPr>
                <w:ins w:id="450" w:author="Bouzek,Heather K" w:date="2026-08-24T01:20:00Z"/>
                <w:rFonts w:ascii="Times New Roman" w:eastAsia="Times New Roman" w:hAnsi="Times New Roman" w:cs="Times New Roman"/>
                <w:sz w:val="20"/>
                <w:szCs w:val="20"/>
                <w:lang w:val="en-US"/>
                <w:rPrChange w:id="451" w:author="Bouzek,Heather K" w:date="2026-08-24T01:24:00Z" w16du:dateUtc="2026-08-24T06:24:00Z">
                  <w:rPr>
                    <w:ins w:id="452" w:author="Bouzek,Heather K" w:date="2026-08-24T01:20:00Z"/>
                    <w:rFonts w:ascii="Times New Roman" w:eastAsia="Times New Roman" w:hAnsi="Times New Roman" w:cs="Times New Roman"/>
                    <w:b/>
                    <w:bCs/>
                    <w:sz w:val="24"/>
                    <w:szCs w:val="24"/>
                    <w:lang w:val="en-US"/>
                  </w:rPr>
                </w:rPrChange>
              </w:rPr>
              <w:pPrChange w:id="453" w:author="Bouzek,Heather K" w:date="2026-08-24T01:37:00Z" w16du:dateUtc="2026-08-24T06:37:00Z">
                <w:pPr>
                  <w:spacing w:after="240" w:line="480" w:lineRule="auto"/>
                  <w:jc w:val="both"/>
                </w:pPr>
              </w:pPrChange>
            </w:pPr>
            <w:ins w:id="454" w:author="Bouzek,Heather K" w:date="2026-08-24T01:20:00Z">
              <w:r>
                <w:rPr>
                  <w:rFonts w:ascii="Times New Roman" w:eastAsia="Times New Roman" w:hAnsi="Times New Roman" w:cs="Times New Roman"/>
                  <w:sz w:val="20"/>
                  <w:szCs w:val="20"/>
                  <w:lang w:val="en-US"/>
                  <w:rPrChange w:id="455" w:author="Bouzek,Heather K" w:date="2026-08-24T01:24:00Z" w16du:dateUtc="2026-08-24T06:24:00Z">
                    <w:rPr>
                      <w:rFonts w:ascii="Times New Roman" w:eastAsia="Times New Roman" w:hAnsi="Times New Roman" w:cs="Times New Roman"/>
                      <w:b/>
                      <w:bCs/>
                      <w:sz w:val="24"/>
                      <w:szCs w:val="24"/>
                      <w:lang w:val="en-US"/>
                    </w:rPr>
                  </w:rPrChange>
                </w:rPr>
                <w:t>Either a full-run crash (NoSolutionError) or a silent no</w:t>
              </w:r>
            </w:ins>
            <w:ins w:id="456" w:author="Bouzek,Heather K" w:date="2026-08-24T01:38:00Z" w16du:dateUtc="2026-08-24T06:38:00Z">
              <w:r>
                <w:rPr>
                  <w:rFonts w:ascii="Times New Roman" w:eastAsia="Times New Roman" w:hAnsi="Times New Roman" w:cs="Times New Roman"/>
                  <w:sz w:val="20"/>
                  <w:szCs w:val="20"/>
                  <w:lang w:val="en-US"/>
                </w:rPr>
                <w:t xml:space="preserve"> </w:t>
              </w:r>
            </w:ins>
            <w:ins w:id="457" w:author="Bouzek,Heather K" w:date="2026-08-24T01:20:00Z">
              <w:r>
                <w:rPr>
                  <w:rFonts w:ascii="Times New Roman" w:eastAsia="Times New Roman" w:hAnsi="Times New Roman" w:cs="Times New Roman"/>
                  <w:sz w:val="20"/>
                  <w:szCs w:val="20"/>
                  <w:lang w:val="en-US"/>
                  <w:rPrChange w:id="458" w:author="Bouzek,Heather K" w:date="2026-08-24T01:24:00Z" w16du:dateUtc="2026-08-24T06:24:00Z">
                    <w:rPr>
                      <w:rFonts w:ascii="Times New Roman" w:eastAsia="Times New Roman" w:hAnsi="Times New Roman" w:cs="Times New Roman"/>
                      <w:b/>
                      <w:bCs/>
                      <w:sz w:val="24"/>
                      <w:szCs w:val="24"/>
                      <w:lang w:val="en-US"/>
                    </w:rPr>
                  </w:rPrChange>
                </w:rPr>
                <w:t>exception non-fix, depending on call pattern</w:t>
              </w:r>
            </w:ins>
          </w:p>
        </w:tc>
      </w:tr>
      <w:tr w:rsidR="00194E18" w:rsidRPr="00194E18" w14:paraId="6B847A42" w14:textId="77777777" w:rsidTr="0011781A">
        <w:trPr>
          <w:cantSplit/>
          <w:ins w:id="459" w:author="Bouzek,Heather K" w:date="2026-08-24T01:20:00Z"/>
        </w:trPr>
        <w:tc>
          <w:tcPr>
            <w:tcW w:w="2525" w:type="dxa"/>
            <w:tcMar>
              <w:top w:w="80" w:type="dxa"/>
              <w:left w:w="100" w:type="dxa"/>
              <w:bottom w:w="80" w:type="dxa"/>
              <w:right w:w="100" w:type="dxa"/>
            </w:tcMar>
            <w:tcPrChange w:id="460" w:author="Bouzek,Heather K" w:date="2026-08-24T01:38:00Z" w16du:dateUtc="2026-08-24T06:38:00Z">
              <w:tcPr>
                <w:tcW w:w="2900" w:type="dxa"/>
                <w:tcMar>
                  <w:top w:w="80" w:type="dxa"/>
                  <w:left w:w="100" w:type="dxa"/>
                  <w:bottom w:w="80" w:type="dxa"/>
                  <w:right w:w="100" w:type="dxa"/>
                </w:tcMar>
              </w:tcPr>
            </w:tcPrChange>
          </w:tcPr>
          <w:p w14:paraId="0655C48F" w14:textId="77777777" w:rsidR="00194E18" w:rsidRPr="00A41A82" w:rsidRDefault="00194E18">
            <w:pPr>
              <w:spacing w:after="240" w:line="480" w:lineRule="auto"/>
              <w:rPr>
                <w:ins w:id="461" w:author="Bouzek,Heather K" w:date="2026-08-24T01:20:00Z"/>
                <w:rFonts w:ascii="Times New Roman" w:eastAsia="Times New Roman" w:hAnsi="Times New Roman" w:cs="Times New Roman"/>
                <w:sz w:val="20"/>
                <w:szCs w:val="20"/>
                <w:lang w:val="en-US"/>
                <w:rPrChange w:id="462" w:author="Bouzek,Heather K" w:date="2026-08-24T01:24:00Z" w16du:dateUtc="2026-08-24T06:24:00Z">
                  <w:rPr>
                    <w:ins w:id="463" w:author="Bouzek,Heather K" w:date="2026-08-24T01:20:00Z"/>
                    <w:rFonts w:ascii="Times New Roman" w:eastAsia="Times New Roman" w:hAnsi="Times New Roman" w:cs="Times New Roman"/>
                    <w:b/>
                    <w:bCs/>
                    <w:sz w:val="24"/>
                    <w:szCs w:val="24"/>
                    <w:lang w:val="en-US"/>
                  </w:rPr>
                </w:rPrChange>
              </w:rPr>
              <w:pPrChange w:id="464" w:author="Bouzek,Heather K" w:date="2026-08-24T01:38:00Z" w16du:dateUtc="2026-08-24T06:38:00Z">
                <w:pPr>
                  <w:spacing w:after="240" w:line="480" w:lineRule="auto"/>
                  <w:jc w:val="both"/>
                </w:pPr>
              </w:pPrChange>
            </w:pPr>
            <w:ins w:id="465" w:author="Bouzek,Heather K" w:date="2026-08-24T01:20:00Z">
              <w:r>
                <w:rPr>
                  <w:rFonts w:ascii="Times New Roman" w:eastAsia="Times New Roman" w:hAnsi="Times New Roman" w:cs="Times New Roman"/>
                  <w:sz w:val="20"/>
                  <w:szCs w:val="20"/>
                  <w:lang w:val="en-US"/>
                  <w:rPrChange w:id="466" w:author="Bouzek,Heather K" w:date="2026-08-24T01:24:00Z" w16du:dateUtc="2026-08-24T06:24:00Z">
                    <w:rPr>
                      <w:rFonts w:ascii="Times New Roman" w:eastAsia="Times New Roman" w:hAnsi="Times New Roman" w:cs="Times New Roman"/>
                      <w:b/>
                      <w:bCs/>
                      <w:sz w:val="24"/>
                      <w:szCs w:val="24"/>
                      <w:lang w:val="en-US"/>
                    </w:rPr>
                  </w:rPrChange>
                </w:rPr>
                <w:t>Confidence that "no error" means "fully resolved"</w:t>
              </w:r>
            </w:ins>
          </w:p>
        </w:tc>
        <w:tc>
          <w:tcPr>
            <w:tcW w:w="3320" w:type="dxa"/>
            <w:tcMar>
              <w:top w:w="80" w:type="dxa"/>
              <w:left w:w="100" w:type="dxa"/>
              <w:bottom w:w="80" w:type="dxa"/>
              <w:right w:w="100" w:type="dxa"/>
            </w:tcMar>
            <w:tcPrChange w:id="467" w:author="Bouzek,Heather K" w:date="2026-08-24T01:38:00Z" w16du:dateUtc="2026-08-24T06:38:00Z">
              <w:tcPr>
                <w:tcW w:w="3200" w:type="dxa"/>
                <w:gridSpan w:val="2"/>
                <w:tcMar>
                  <w:top w:w="80" w:type="dxa"/>
                  <w:left w:w="100" w:type="dxa"/>
                  <w:bottom w:w="80" w:type="dxa"/>
                  <w:right w:w="100" w:type="dxa"/>
                </w:tcMar>
              </w:tcPr>
            </w:tcPrChange>
          </w:tcPr>
          <w:p w14:paraId="236243BE" w14:textId="73F5C2CE" w:rsidR="00194E18" w:rsidRPr="00A41A82" w:rsidRDefault="00194E18">
            <w:pPr>
              <w:spacing w:after="240" w:line="480" w:lineRule="auto"/>
              <w:rPr>
                <w:ins w:id="468" w:author="Bouzek,Heather K" w:date="2026-08-24T01:20:00Z"/>
                <w:rFonts w:ascii="Times New Roman" w:eastAsia="Times New Roman" w:hAnsi="Times New Roman" w:cs="Times New Roman"/>
                <w:sz w:val="20"/>
                <w:szCs w:val="20"/>
                <w:lang w:val="en-US"/>
                <w:rPrChange w:id="469" w:author="Bouzek,Heather K" w:date="2026-08-24T01:24:00Z" w16du:dateUtc="2026-08-24T06:24:00Z">
                  <w:rPr>
                    <w:ins w:id="470" w:author="Bouzek,Heather K" w:date="2026-08-24T01:20:00Z"/>
                    <w:rFonts w:ascii="Times New Roman" w:eastAsia="Times New Roman" w:hAnsi="Times New Roman" w:cs="Times New Roman"/>
                    <w:b/>
                    <w:bCs/>
                    <w:sz w:val="24"/>
                    <w:szCs w:val="24"/>
                    <w:lang w:val="en-US"/>
                  </w:rPr>
                </w:rPrChange>
              </w:rPr>
              <w:pPrChange w:id="471" w:author="Bouzek,Heather K" w:date="2026-08-24T01:38:00Z" w16du:dateUtc="2026-08-24T06:38:00Z">
                <w:pPr>
                  <w:spacing w:after="240" w:line="480" w:lineRule="auto"/>
                  <w:jc w:val="both"/>
                </w:pPr>
              </w:pPrChange>
            </w:pPr>
            <w:ins w:id="472" w:author="Bouzek,Heather K" w:date="2026-08-24T01:20:00Z">
              <w:r>
                <w:rPr>
                  <w:rFonts w:ascii="Times New Roman" w:eastAsia="Times New Roman" w:hAnsi="Times New Roman" w:cs="Times New Roman"/>
                  <w:sz w:val="20"/>
                  <w:szCs w:val="20"/>
                  <w:lang w:val="en-US"/>
                  <w:rPrChange w:id="473" w:author="Bouzek,Heather K" w:date="2026-08-24T01:24:00Z" w16du:dateUtc="2026-08-24T06:24:00Z">
                    <w:rPr>
                      <w:rFonts w:ascii="Times New Roman" w:eastAsia="Times New Roman" w:hAnsi="Times New Roman" w:cs="Times New Roman"/>
                      <w:b/>
                      <w:bCs/>
                      <w:sz w:val="24"/>
                      <w:szCs w:val="24"/>
                      <w:lang w:val="en-US"/>
                    </w:rPr>
                  </w:rPrChange>
                </w:rPr>
                <w:t xml:space="preserve">Yes </w:t>
              </w:r>
            </w:ins>
            <w:ins w:id="474" w:author="Bouzek,Heather K" w:date="2026-08-24T01:39:00Z" w16du:dateUtc="2026-08-24T06:39:00Z">
              <w:r>
                <w:rPr>
                  <w:rFonts w:ascii="Times New Roman" w:eastAsia="Times New Roman" w:hAnsi="Times New Roman" w:cs="Times New Roman"/>
                  <w:sz w:val="20"/>
                  <w:szCs w:val="20"/>
                  <w:lang w:val="en-US"/>
                </w:rPr>
                <w:t xml:space="preserve">- </w:t>
              </w:r>
            </w:ins>
            <w:ins w:id="475" w:author="Bouzek,Heather K" w:date="2026-08-24T01:20:00Z">
              <w:r>
                <w:rPr>
                  <w:rFonts w:ascii="Times New Roman" w:eastAsia="Times New Roman" w:hAnsi="Times New Roman" w:cs="Times New Roman"/>
                  <w:sz w:val="20"/>
                  <w:szCs w:val="20"/>
                  <w:lang w:val="en-US"/>
                  <w:rPrChange w:id="476" w:author="Bouzek,Heather K" w:date="2026-08-24T01:24:00Z" w16du:dateUtc="2026-08-24T06:24:00Z">
                    <w:rPr>
                      <w:rFonts w:ascii="Times New Roman" w:eastAsia="Times New Roman" w:hAnsi="Times New Roman" w:cs="Times New Roman"/>
                      <w:b/>
                      <w:bCs/>
                      <w:sz w:val="24"/>
                      <w:szCs w:val="24"/>
                      <w:lang w:val="en-US"/>
                    </w:rPr>
                  </w:rPrChange>
                </w:rPr>
                <w:t>summary counts (motifs_resolved / motifs_unresolved) are authoritative</w:t>
              </w:r>
            </w:ins>
          </w:p>
        </w:tc>
        <w:tc>
          <w:tcPr>
            <w:tcW w:w="3515" w:type="dxa"/>
            <w:tcMar>
              <w:top w:w="80" w:type="dxa"/>
              <w:left w:w="100" w:type="dxa"/>
              <w:bottom w:w="80" w:type="dxa"/>
              <w:right w:w="100" w:type="dxa"/>
            </w:tcMar>
            <w:tcPrChange w:id="477" w:author="Bouzek,Heather K" w:date="2026-08-24T01:38:00Z" w16du:dateUtc="2026-08-24T06:38:00Z">
              <w:tcPr>
                <w:tcW w:w="3260" w:type="dxa"/>
                <w:gridSpan w:val="2"/>
                <w:tcMar>
                  <w:top w:w="80" w:type="dxa"/>
                  <w:left w:w="100" w:type="dxa"/>
                  <w:bottom w:w="80" w:type="dxa"/>
                  <w:right w:w="100" w:type="dxa"/>
                </w:tcMar>
              </w:tcPr>
            </w:tcPrChange>
          </w:tcPr>
          <w:p w14:paraId="0BCDA6CB" w14:textId="25DB6656" w:rsidR="00194E18" w:rsidRPr="00A41A82" w:rsidRDefault="00194E18">
            <w:pPr>
              <w:spacing w:after="240" w:line="480" w:lineRule="auto"/>
              <w:rPr>
                <w:ins w:id="478" w:author="Bouzek,Heather K" w:date="2026-08-24T01:20:00Z"/>
                <w:rFonts w:ascii="Times New Roman" w:eastAsia="Times New Roman" w:hAnsi="Times New Roman" w:cs="Times New Roman"/>
                <w:sz w:val="20"/>
                <w:szCs w:val="20"/>
                <w:lang w:val="en-US"/>
                <w:rPrChange w:id="479" w:author="Bouzek,Heather K" w:date="2026-08-24T01:24:00Z" w16du:dateUtc="2026-08-24T06:24:00Z">
                  <w:rPr>
                    <w:ins w:id="480" w:author="Bouzek,Heather K" w:date="2026-08-24T01:20:00Z"/>
                    <w:rFonts w:ascii="Times New Roman" w:eastAsia="Times New Roman" w:hAnsi="Times New Roman" w:cs="Times New Roman"/>
                    <w:b/>
                    <w:bCs/>
                    <w:sz w:val="24"/>
                    <w:szCs w:val="24"/>
                    <w:lang w:val="en-US"/>
                  </w:rPr>
                </w:rPrChange>
              </w:rPr>
              <w:pPrChange w:id="481" w:author="Bouzek,Heather K" w:date="2026-08-24T01:38:00Z" w16du:dateUtc="2026-08-24T06:38:00Z">
                <w:pPr>
                  <w:spacing w:after="240" w:line="480" w:lineRule="auto"/>
                  <w:jc w:val="both"/>
                </w:pPr>
              </w:pPrChange>
            </w:pPr>
            <w:ins w:id="482" w:author="Bouzek,Heather K" w:date="2026-08-24T01:20:00Z">
              <w:r>
                <w:rPr>
                  <w:rFonts w:ascii="Times New Roman" w:eastAsia="Times New Roman" w:hAnsi="Times New Roman" w:cs="Times New Roman"/>
                  <w:sz w:val="20"/>
                  <w:szCs w:val="20"/>
                  <w:lang w:val="en-US"/>
                  <w:rPrChange w:id="483" w:author="Bouzek,Heather K" w:date="2026-08-24T01:24:00Z" w16du:dateUtc="2026-08-24T06:24:00Z">
                    <w:rPr>
                      <w:rFonts w:ascii="Times New Roman" w:eastAsia="Times New Roman" w:hAnsi="Times New Roman" w:cs="Times New Roman"/>
                      <w:b/>
                      <w:bCs/>
                      <w:sz w:val="24"/>
                      <w:szCs w:val="24"/>
                      <w:lang w:val="en-US"/>
                    </w:rPr>
                  </w:rPrChange>
                </w:rPr>
                <w:t xml:space="preserve">No </w:t>
              </w:r>
            </w:ins>
            <w:ins w:id="484" w:author="Bouzek,Heather K" w:date="2026-08-24T01:39:00Z" w16du:dateUtc="2026-08-24T06:39:00Z">
              <w:r>
                <w:rPr>
                  <w:rFonts w:ascii="Times New Roman" w:eastAsia="Times New Roman" w:hAnsi="Times New Roman" w:cs="Times New Roman"/>
                  <w:sz w:val="20"/>
                  <w:szCs w:val="20"/>
                  <w:lang w:val="en-US"/>
                </w:rPr>
                <w:t xml:space="preserve">- </w:t>
              </w:r>
            </w:ins>
            <w:ins w:id="485" w:author="Bouzek,Heather K" w:date="2026-08-24T01:20:00Z">
              <w:r>
                <w:rPr>
                  <w:rFonts w:ascii="Times New Roman" w:eastAsia="Times New Roman" w:hAnsi="Times New Roman" w:cs="Times New Roman"/>
                  <w:sz w:val="20"/>
                  <w:szCs w:val="20"/>
                  <w:lang w:val="en-US"/>
                  <w:rPrChange w:id="486" w:author="Bouzek,Heather K" w:date="2026-08-24T01:24:00Z" w16du:dateUtc="2026-08-24T06:24:00Z">
                    <w:rPr>
                      <w:rFonts w:ascii="Times New Roman" w:eastAsia="Times New Roman" w:hAnsi="Times New Roman" w:cs="Times New Roman"/>
                      <w:b/>
                      <w:bCs/>
                      <w:sz w:val="24"/>
                      <w:szCs w:val="24"/>
                      <w:lang w:val="en-US"/>
                    </w:rPr>
                  </w:rPrChange>
                </w:rPr>
                <w:t>must separately call all_constraints_pass()/evaluate() per constraint</w:t>
              </w:r>
            </w:ins>
          </w:p>
        </w:tc>
      </w:tr>
      <w:tr w:rsidR="00194E18" w:rsidRPr="00194E18" w14:paraId="4C55CB70" w14:textId="77777777" w:rsidTr="0011781A">
        <w:trPr>
          <w:cantSplit/>
          <w:ins w:id="487" w:author="Bouzek,Heather K" w:date="2026-08-24T01:20:00Z"/>
        </w:trPr>
        <w:tc>
          <w:tcPr>
            <w:tcW w:w="2525" w:type="dxa"/>
            <w:shd w:val="clear" w:color="auto" w:fill="F2F2F2"/>
            <w:tcMar>
              <w:top w:w="80" w:type="dxa"/>
              <w:left w:w="100" w:type="dxa"/>
              <w:bottom w:w="80" w:type="dxa"/>
              <w:right w:w="100" w:type="dxa"/>
            </w:tcMar>
            <w:tcPrChange w:id="488" w:author="Bouzek,Heather K" w:date="2026-08-24T01:38:00Z" w16du:dateUtc="2026-08-24T06:38:00Z">
              <w:tcPr>
                <w:tcW w:w="2900" w:type="dxa"/>
                <w:shd w:val="clear" w:color="auto" w:fill="F2F2F2"/>
                <w:tcMar>
                  <w:top w:w="80" w:type="dxa"/>
                  <w:left w:w="100" w:type="dxa"/>
                  <w:bottom w:w="80" w:type="dxa"/>
                  <w:right w:w="100" w:type="dxa"/>
                </w:tcMar>
              </w:tcPr>
            </w:tcPrChange>
          </w:tcPr>
          <w:p w14:paraId="54531EE0" w14:textId="77777777" w:rsidR="00194E18" w:rsidRPr="00A41A82" w:rsidRDefault="00194E18">
            <w:pPr>
              <w:spacing w:after="240" w:line="480" w:lineRule="auto"/>
              <w:rPr>
                <w:ins w:id="489" w:author="Bouzek,Heather K" w:date="2026-08-24T01:20:00Z"/>
                <w:rFonts w:ascii="Times New Roman" w:eastAsia="Times New Roman" w:hAnsi="Times New Roman" w:cs="Times New Roman"/>
                <w:sz w:val="20"/>
                <w:szCs w:val="20"/>
                <w:lang w:val="en-US"/>
                <w:rPrChange w:id="490" w:author="Bouzek,Heather K" w:date="2026-08-24T01:25:00Z" w16du:dateUtc="2026-08-24T06:25:00Z">
                  <w:rPr>
                    <w:ins w:id="491" w:author="Bouzek,Heather K" w:date="2026-08-24T01:20:00Z"/>
                    <w:rFonts w:ascii="Times New Roman" w:eastAsia="Times New Roman" w:hAnsi="Times New Roman" w:cs="Times New Roman"/>
                    <w:b/>
                    <w:bCs/>
                    <w:sz w:val="24"/>
                    <w:szCs w:val="24"/>
                    <w:lang w:val="en-US"/>
                  </w:rPr>
                </w:rPrChange>
              </w:rPr>
              <w:pPrChange w:id="492" w:author="Bouzek,Heather K" w:date="2026-08-24T01:38:00Z" w16du:dateUtc="2026-08-24T06:38:00Z">
                <w:pPr>
                  <w:spacing w:after="240" w:line="480" w:lineRule="auto"/>
                  <w:jc w:val="both"/>
                </w:pPr>
              </w:pPrChange>
            </w:pPr>
            <w:ins w:id="493" w:author="Bouzek,Heather K" w:date="2026-08-24T01:20:00Z">
              <w:r>
                <w:rPr>
                  <w:rFonts w:ascii="Times New Roman" w:eastAsia="Times New Roman" w:hAnsi="Times New Roman" w:cs="Times New Roman"/>
                  <w:sz w:val="20"/>
                  <w:szCs w:val="20"/>
                  <w:lang w:val="en-US"/>
                  <w:rPrChange w:id="494" w:author="Bouzek,Heather K" w:date="2026-08-24T01:25:00Z" w16du:dateUtc="2026-08-24T06:25:00Z">
                    <w:rPr>
                      <w:rFonts w:ascii="Times New Roman" w:eastAsia="Times New Roman" w:hAnsi="Times New Roman" w:cs="Times New Roman"/>
                      <w:b/>
                      <w:bCs/>
                      <w:sz w:val="24"/>
                      <w:szCs w:val="24"/>
                      <w:lang w:val="en-US"/>
                    </w:rPr>
                  </w:rPrChange>
                </w:rPr>
                <w:t>New motifs introduced</w:t>
              </w:r>
            </w:ins>
          </w:p>
        </w:tc>
        <w:tc>
          <w:tcPr>
            <w:tcW w:w="3320" w:type="dxa"/>
            <w:shd w:val="clear" w:color="auto" w:fill="F2F2F2"/>
            <w:tcMar>
              <w:top w:w="80" w:type="dxa"/>
              <w:left w:w="100" w:type="dxa"/>
              <w:bottom w:w="80" w:type="dxa"/>
              <w:right w:w="100" w:type="dxa"/>
            </w:tcMar>
            <w:tcPrChange w:id="495" w:author="Bouzek,Heather K" w:date="2026-08-24T01:38:00Z" w16du:dateUtc="2026-08-24T06:38:00Z">
              <w:tcPr>
                <w:tcW w:w="3200" w:type="dxa"/>
                <w:gridSpan w:val="2"/>
                <w:shd w:val="clear" w:color="auto" w:fill="F2F2F2"/>
                <w:tcMar>
                  <w:top w:w="80" w:type="dxa"/>
                  <w:left w:w="100" w:type="dxa"/>
                  <w:bottom w:w="80" w:type="dxa"/>
                  <w:right w:w="100" w:type="dxa"/>
                </w:tcMar>
              </w:tcPr>
            </w:tcPrChange>
          </w:tcPr>
          <w:p w14:paraId="13D45C9B" w14:textId="77777777" w:rsidR="00194E18" w:rsidRPr="00A41A82" w:rsidRDefault="00194E18">
            <w:pPr>
              <w:spacing w:after="240" w:line="480" w:lineRule="auto"/>
              <w:rPr>
                <w:ins w:id="496" w:author="Bouzek,Heather K" w:date="2026-08-24T01:20:00Z"/>
                <w:rFonts w:ascii="Times New Roman" w:eastAsia="Times New Roman" w:hAnsi="Times New Roman" w:cs="Times New Roman"/>
                <w:sz w:val="20"/>
                <w:szCs w:val="20"/>
                <w:lang w:val="en-US"/>
                <w:rPrChange w:id="497" w:author="Bouzek,Heather K" w:date="2026-08-24T01:25:00Z" w16du:dateUtc="2026-08-24T06:25:00Z">
                  <w:rPr>
                    <w:ins w:id="498" w:author="Bouzek,Heather K" w:date="2026-08-24T01:20:00Z"/>
                    <w:rFonts w:ascii="Times New Roman" w:eastAsia="Times New Roman" w:hAnsi="Times New Roman" w:cs="Times New Roman"/>
                    <w:b/>
                    <w:bCs/>
                    <w:sz w:val="24"/>
                    <w:szCs w:val="24"/>
                    <w:lang w:val="en-US"/>
                  </w:rPr>
                </w:rPrChange>
              </w:rPr>
              <w:pPrChange w:id="499" w:author="Bouzek,Heather K" w:date="2026-08-24T01:38:00Z" w16du:dateUtc="2026-08-24T06:38:00Z">
                <w:pPr>
                  <w:spacing w:after="240" w:line="480" w:lineRule="auto"/>
                  <w:jc w:val="both"/>
                </w:pPr>
              </w:pPrChange>
            </w:pPr>
            <w:ins w:id="500" w:author="Bouzek,Heather K" w:date="2026-08-24T01:20:00Z">
              <w:r>
                <w:rPr>
                  <w:rFonts w:ascii="Times New Roman" w:eastAsia="Times New Roman" w:hAnsi="Times New Roman" w:cs="Times New Roman"/>
                  <w:sz w:val="20"/>
                  <w:szCs w:val="20"/>
                  <w:lang w:val="en-US"/>
                  <w:rPrChange w:id="501" w:author="Bouzek,Heather K" w:date="2026-08-24T01:25:00Z" w16du:dateUtc="2026-08-24T06:25:00Z">
                    <w:rPr>
                      <w:rFonts w:ascii="Times New Roman" w:eastAsia="Times New Roman" w:hAnsi="Times New Roman" w:cs="Times New Roman"/>
                      <w:b/>
                      <w:bCs/>
                      <w:sz w:val="24"/>
                      <w:szCs w:val="24"/>
                      <w:lang w:val="en-US"/>
                    </w:rPr>
                  </w:rPrChange>
                </w:rPr>
                <w:t>0 (checked)</w:t>
              </w:r>
            </w:ins>
          </w:p>
        </w:tc>
        <w:tc>
          <w:tcPr>
            <w:tcW w:w="3515" w:type="dxa"/>
            <w:shd w:val="clear" w:color="auto" w:fill="F2F2F2"/>
            <w:tcMar>
              <w:top w:w="80" w:type="dxa"/>
              <w:left w:w="100" w:type="dxa"/>
              <w:bottom w:w="80" w:type="dxa"/>
              <w:right w:w="100" w:type="dxa"/>
            </w:tcMar>
            <w:tcPrChange w:id="502" w:author="Bouzek,Heather K" w:date="2026-08-24T01:38:00Z" w16du:dateUtc="2026-08-24T06:38:00Z">
              <w:tcPr>
                <w:tcW w:w="3260" w:type="dxa"/>
                <w:gridSpan w:val="2"/>
                <w:shd w:val="clear" w:color="auto" w:fill="F2F2F2"/>
                <w:tcMar>
                  <w:top w:w="80" w:type="dxa"/>
                  <w:left w:w="100" w:type="dxa"/>
                  <w:bottom w:w="80" w:type="dxa"/>
                  <w:right w:w="100" w:type="dxa"/>
                </w:tcMar>
              </w:tcPr>
            </w:tcPrChange>
          </w:tcPr>
          <w:p w14:paraId="54F168FE" w14:textId="77777777" w:rsidR="00194E18" w:rsidRPr="00A41A82" w:rsidRDefault="00194E18">
            <w:pPr>
              <w:spacing w:after="240" w:line="480" w:lineRule="auto"/>
              <w:rPr>
                <w:ins w:id="503" w:author="Bouzek,Heather K" w:date="2026-08-24T01:20:00Z"/>
                <w:rFonts w:ascii="Times New Roman" w:eastAsia="Times New Roman" w:hAnsi="Times New Roman" w:cs="Times New Roman"/>
                <w:sz w:val="20"/>
                <w:szCs w:val="20"/>
                <w:lang w:val="en-US"/>
                <w:rPrChange w:id="504" w:author="Bouzek,Heather K" w:date="2026-08-24T01:25:00Z" w16du:dateUtc="2026-08-24T06:25:00Z">
                  <w:rPr>
                    <w:ins w:id="505" w:author="Bouzek,Heather K" w:date="2026-08-24T01:20:00Z"/>
                    <w:rFonts w:ascii="Times New Roman" w:eastAsia="Times New Roman" w:hAnsi="Times New Roman" w:cs="Times New Roman"/>
                    <w:b/>
                    <w:bCs/>
                    <w:sz w:val="24"/>
                    <w:szCs w:val="24"/>
                    <w:lang w:val="en-US"/>
                  </w:rPr>
                </w:rPrChange>
              </w:rPr>
              <w:pPrChange w:id="506" w:author="Bouzek,Heather K" w:date="2026-08-24T01:38:00Z" w16du:dateUtc="2026-08-24T06:38:00Z">
                <w:pPr>
                  <w:spacing w:after="240" w:line="480" w:lineRule="auto"/>
                  <w:jc w:val="both"/>
                </w:pPr>
              </w:pPrChange>
            </w:pPr>
            <w:ins w:id="507" w:author="Bouzek,Heather K" w:date="2026-08-24T01:20:00Z">
              <w:r>
                <w:rPr>
                  <w:rFonts w:ascii="Times New Roman" w:eastAsia="Times New Roman" w:hAnsi="Times New Roman" w:cs="Times New Roman"/>
                  <w:sz w:val="20"/>
                  <w:szCs w:val="20"/>
                  <w:lang w:val="en-US"/>
                  <w:rPrChange w:id="508" w:author="Bouzek,Heather K" w:date="2026-08-24T01:25:00Z" w16du:dateUtc="2026-08-24T06:25:00Z">
                    <w:rPr>
                      <w:rFonts w:ascii="Times New Roman" w:eastAsia="Times New Roman" w:hAnsi="Times New Roman" w:cs="Times New Roman"/>
                      <w:b/>
                      <w:bCs/>
                      <w:sz w:val="24"/>
                      <w:szCs w:val="24"/>
                      <w:lang w:val="en-US"/>
                    </w:rPr>
                  </w:rPrChange>
                </w:rPr>
                <w:t>Not fully evaluated in the properly-configured run (aborted before completion)</w:t>
              </w:r>
            </w:ins>
          </w:p>
        </w:tc>
      </w:tr>
      <w:tr w:rsidR="00194E18" w:rsidRPr="00194E18" w14:paraId="3770BE18" w14:textId="77777777" w:rsidTr="0011781A">
        <w:trPr>
          <w:cantSplit/>
          <w:ins w:id="509" w:author="Bouzek,Heather K" w:date="2026-08-24T01:20:00Z"/>
        </w:trPr>
        <w:tc>
          <w:tcPr>
            <w:tcW w:w="2525" w:type="dxa"/>
            <w:tcMar>
              <w:top w:w="80" w:type="dxa"/>
              <w:left w:w="100" w:type="dxa"/>
              <w:bottom w:w="80" w:type="dxa"/>
              <w:right w:w="100" w:type="dxa"/>
            </w:tcMar>
            <w:tcPrChange w:id="510" w:author="Bouzek,Heather K" w:date="2026-08-24T01:38:00Z" w16du:dateUtc="2026-08-24T06:38:00Z">
              <w:tcPr>
                <w:tcW w:w="2900" w:type="dxa"/>
                <w:tcMar>
                  <w:top w:w="80" w:type="dxa"/>
                  <w:left w:w="100" w:type="dxa"/>
                  <w:bottom w:w="80" w:type="dxa"/>
                  <w:right w:w="100" w:type="dxa"/>
                </w:tcMar>
              </w:tcPr>
            </w:tcPrChange>
          </w:tcPr>
          <w:p w14:paraId="126A687F" w14:textId="77777777" w:rsidR="00194E18" w:rsidRPr="00A41A82" w:rsidRDefault="00194E18" w:rsidP="00194E18">
            <w:pPr>
              <w:spacing w:after="240" w:line="480" w:lineRule="auto"/>
              <w:jc w:val="both"/>
              <w:rPr>
                <w:ins w:id="511" w:author="Bouzek,Heather K" w:date="2026-08-24T01:20:00Z"/>
                <w:rFonts w:ascii="Times New Roman" w:eastAsia="Times New Roman" w:hAnsi="Times New Roman" w:cs="Times New Roman"/>
                <w:sz w:val="20"/>
                <w:szCs w:val="20"/>
                <w:lang w:val="en-US"/>
                <w:rPrChange w:id="512" w:author="Bouzek,Heather K" w:date="2026-08-24T01:25:00Z" w16du:dateUtc="2026-08-24T06:25:00Z">
                  <w:rPr>
                    <w:ins w:id="513" w:author="Bouzek,Heather K" w:date="2026-08-24T01:20:00Z"/>
                    <w:rFonts w:ascii="Times New Roman" w:eastAsia="Times New Roman" w:hAnsi="Times New Roman" w:cs="Times New Roman"/>
                    <w:b/>
                    <w:bCs/>
                    <w:sz w:val="24"/>
                    <w:szCs w:val="24"/>
                    <w:lang w:val="en-US"/>
                  </w:rPr>
                </w:rPrChange>
              </w:rPr>
            </w:pPr>
            <w:ins w:id="514" w:author="Bouzek,Heather K" w:date="2026-08-24T01:20:00Z">
              <w:r>
                <w:rPr>
                  <w:rFonts w:ascii="Times New Roman" w:eastAsia="Times New Roman" w:hAnsi="Times New Roman" w:cs="Times New Roman"/>
                  <w:sz w:val="20"/>
                  <w:szCs w:val="20"/>
                  <w:lang w:val="en-US"/>
                  <w:rPrChange w:id="515" w:author="Bouzek,Heather K" w:date="2026-08-24T01:25:00Z" w16du:dateUtc="2026-08-24T06:25:00Z">
                    <w:rPr>
                      <w:rFonts w:ascii="Times New Roman" w:eastAsia="Times New Roman" w:hAnsi="Times New Roman" w:cs="Times New Roman"/>
                      <w:b/>
                      <w:bCs/>
                      <w:sz w:val="24"/>
                      <w:szCs w:val="24"/>
                      <w:lang w:val="en-US"/>
                    </w:rPr>
                  </w:rPrChange>
                </w:rPr>
                <w:t>Codon-usage-aware synonymous editing</w:t>
              </w:r>
            </w:ins>
          </w:p>
        </w:tc>
        <w:tc>
          <w:tcPr>
            <w:tcW w:w="3320" w:type="dxa"/>
            <w:tcMar>
              <w:top w:w="80" w:type="dxa"/>
              <w:left w:w="100" w:type="dxa"/>
              <w:bottom w:w="80" w:type="dxa"/>
              <w:right w:w="100" w:type="dxa"/>
            </w:tcMar>
            <w:tcPrChange w:id="516" w:author="Bouzek,Heather K" w:date="2026-08-24T01:38:00Z" w16du:dateUtc="2026-08-24T06:38:00Z">
              <w:tcPr>
                <w:tcW w:w="3200" w:type="dxa"/>
                <w:gridSpan w:val="2"/>
                <w:tcMar>
                  <w:top w:w="80" w:type="dxa"/>
                  <w:left w:w="100" w:type="dxa"/>
                  <w:bottom w:w="80" w:type="dxa"/>
                  <w:right w:w="100" w:type="dxa"/>
                </w:tcMar>
              </w:tcPr>
            </w:tcPrChange>
          </w:tcPr>
          <w:p w14:paraId="17379DB1" w14:textId="10B4C4DE" w:rsidR="00194E18" w:rsidRPr="00A41A82" w:rsidRDefault="00194E18" w:rsidP="00194E18">
            <w:pPr>
              <w:spacing w:after="240" w:line="480" w:lineRule="auto"/>
              <w:jc w:val="both"/>
              <w:rPr>
                <w:ins w:id="517" w:author="Bouzek,Heather K" w:date="2026-08-24T01:20:00Z"/>
                <w:rFonts w:ascii="Times New Roman" w:eastAsia="Times New Roman" w:hAnsi="Times New Roman" w:cs="Times New Roman"/>
                <w:sz w:val="20"/>
                <w:szCs w:val="20"/>
                <w:lang w:val="en-US"/>
                <w:rPrChange w:id="518" w:author="Bouzek,Heather K" w:date="2026-08-24T01:25:00Z" w16du:dateUtc="2026-08-24T06:25:00Z">
                  <w:rPr>
                    <w:ins w:id="519" w:author="Bouzek,Heather K" w:date="2026-08-24T01:20:00Z"/>
                    <w:rFonts w:ascii="Times New Roman" w:eastAsia="Times New Roman" w:hAnsi="Times New Roman" w:cs="Times New Roman"/>
                    <w:b/>
                    <w:bCs/>
                    <w:sz w:val="24"/>
                    <w:szCs w:val="24"/>
                    <w:lang w:val="en-US"/>
                  </w:rPr>
                </w:rPrChange>
              </w:rPr>
            </w:pPr>
            <w:ins w:id="520" w:author="Bouzek,Heather K" w:date="2026-08-24T01:20:00Z">
              <w:r>
                <w:rPr>
                  <w:rFonts w:ascii="Times New Roman" w:eastAsia="Times New Roman" w:hAnsi="Times New Roman" w:cs="Times New Roman"/>
                  <w:sz w:val="20"/>
                  <w:szCs w:val="20"/>
                  <w:lang w:val="en-US"/>
                  <w:rPrChange w:id="521" w:author="Bouzek,Heather K" w:date="2026-08-24T01:25:00Z" w16du:dateUtc="2026-08-24T06:25:00Z">
                    <w:rPr>
                      <w:rFonts w:ascii="Times New Roman" w:eastAsia="Times New Roman" w:hAnsi="Times New Roman" w:cs="Times New Roman"/>
                      <w:b/>
                      <w:bCs/>
                      <w:sz w:val="24"/>
                      <w:szCs w:val="24"/>
                      <w:lang w:val="en-US"/>
                    </w:rPr>
                  </w:rPrChange>
                </w:rPr>
                <w:t>Yes</w:t>
              </w:r>
            </w:ins>
            <w:ins w:id="522" w:author="Bouzek,Heather K" w:date="2026-08-24T01:39:00Z" w16du:dateUtc="2026-08-24T06:39:00Z">
              <w:r>
                <w:rPr>
                  <w:rFonts w:ascii="Times New Roman" w:eastAsia="Times New Roman" w:hAnsi="Times New Roman" w:cs="Times New Roman"/>
                  <w:sz w:val="20"/>
                  <w:szCs w:val="20"/>
                  <w:lang w:val="en-US"/>
                </w:rPr>
                <w:t xml:space="preserve">, </w:t>
              </w:r>
            </w:ins>
            <w:ins w:id="523" w:author="Bouzek,Heather K" w:date="2026-08-24T01:20:00Z">
              <w:r>
                <w:rPr>
                  <w:rFonts w:ascii="Times New Roman" w:eastAsia="Times New Roman" w:hAnsi="Times New Roman" w:cs="Times New Roman"/>
                  <w:sz w:val="20"/>
                  <w:szCs w:val="20"/>
                  <w:lang w:val="en-US"/>
                  <w:rPrChange w:id="524" w:author="Bouzek,Heather K" w:date="2026-08-24T01:25:00Z" w16du:dateUtc="2026-08-24T06:25:00Z">
                    <w:rPr>
                      <w:rFonts w:ascii="Times New Roman" w:eastAsia="Times New Roman" w:hAnsi="Times New Roman" w:cs="Times New Roman"/>
                      <w:b/>
                      <w:bCs/>
                      <w:sz w:val="24"/>
                      <w:szCs w:val="24"/>
                      <w:lang w:val="en-US"/>
                    </w:rPr>
                  </w:rPrChange>
                </w:rPr>
                <w:t>explicit usage_score against supplied codon table</w:t>
              </w:r>
            </w:ins>
          </w:p>
        </w:tc>
        <w:tc>
          <w:tcPr>
            <w:tcW w:w="3515" w:type="dxa"/>
            <w:tcMar>
              <w:top w:w="80" w:type="dxa"/>
              <w:left w:w="100" w:type="dxa"/>
              <w:bottom w:w="80" w:type="dxa"/>
              <w:right w:w="100" w:type="dxa"/>
            </w:tcMar>
            <w:tcPrChange w:id="525" w:author="Bouzek,Heather K" w:date="2026-08-24T01:38:00Z" w16du:dateUtc="2026-08-24T06:38:00Z">
              <w:tcPr>
                <w:tcW w:w="3260" w:type="dxa"/>
                <w:gridSpan w:val="2"/>
                <w:tcMar>
                  <w:top w:w="80" w:type="dxa"/>
                  <w:left w:w="100" w:type="dxa"/>
                  <w:bottom w:w="80" w:type="dxa"/>
                  <w:right w:w="100" w:type="dxa"/>
                </w:tcMar>
              </w:tcPr>
            </w:tcPrChange>
          </w:tcPr>
          <w:p w14:paraId="4BA942B4" w14:textId="3CE05F1C" w:rsidR="00194E18" w:rsidRPr="00A41A82" w:rsidRDefault="00194E18" w:rsidP="00194E18">
            <w:pPr>
              <w:spacing w:after="240" w:line="480" w:lineRule="auto"/>
              <w:jc w:val="both"/>
              <w:rPr>
                <w:ins w:id="526" w:author="Bouzek,Heather K" w:date="2026-08-24T01:20:00Z"/>
                <w:rFonts w:ascii="Times New Roman" w:eastAsia="Times New Roman" w:hAnsi="Times New Roman" w:cs="Times New Roman"/>
                <w:sz w:val="20"/>
                <w:szCs w:val="20"/>
                <w:lang w:val="en-US"/>
                <w:rPrChange w:id="527" w:author="Bouzek,Heather K" w:date="2026-08-24T01:25:00Z" w16du:dateUtc="2026-08-24T06:25:00Z">
                  <w:rPr>
                    <w:ins w:id="528" w:author="Bouzek,Heather K" w:date="2026-08-24T01:20:00Z"/>
                    <w:rFonts w:ascii="Times New Roman" w:eastAsia="Times New Roman" w:hAnsi="Times New Roman" w:cs="Times New Roman"/>
                    <w:b/>
                    <w:bCs/>
                    <w:sz w:val="24"/>
                    <w:szCs w:val="24"/>
                    <w:lang w:val="en-US"/>
                  </w:rPr>
                </w:rPrChange>
              </w:rPr>
            </w:pPr>
            <w:ins w:id="529" w:author="Bouzek,Heather K" w:date="2026-08-24T01:20:00Z">
              <w:r>
                <w:rPr>
                  <w:rFonts w:ascii="Times New Roman" w:eastAsia="Times New Roman" w:hAnsi="Times New Roman" w:cs="Times New Roman"/>
                  <w:sz w:val="20"/>
                  <w:szCs w:val="20"/>
                  <w:lang w:val="en-US"/>
                  <w:rPrChange w:id="530" w:author="Bouzek,Heather K" w:date="2026-08-24T01:25:00Z" w16du:dateUtc="2026-08-24T06:25:00Z">
                    <w:rPr>
                      <w:rFonts w:ascii="Times New Roman" w:eastAsia="Times New Roman" w:hAnsi="Times New Roman" w:cs="Times New Roman"/>
                      <w:b/>
                      <w:bCs/>
                      <w:sz w:val="24"/>
                      <w:szCs w:val="24"/>
                      <w:lang w:val="en-US"/>
                    </w:rPr>
                  </w:rPrChange>
                </w:rPr>
                <w:t>Yes</w:t>
              </w:r>
            </w:ins>
            <w:ins w:id="531" w:author="Bouzek,Heather K" w:date="2026-08-24T01:39:00Z" w16du:dateUtc="2026-08-24T06:39:00Z">
              <w:r>
                <w:rPr>
                  <w:rFonts w:ascii="Times New Roman" w:eastAsia="Times New Roman" w:hAnsi="Times New Roman" w:cs="Times New Roman"/>
                  <w:sz w:val="20"/>
                  <w:szCs w:val="20"/>
                  <w:lang w:val="en-US"/>
                </w:rPr>
                <w:t xml:space="preserve">, </w:t>
              </w:r>
            </w:ins>
            <w:ins w:id="532" w:author="Bouzek,Heather K" w:date="2026-08-24T01:20:00Z">
              <w:r>
                <w:rPr>
                  <w:rFonts w:ascii="Times New Roman" w:eastAsia="Times New Roman" w:hAnsi="Times New Roman" w:cs="Times New Roman"/>
                  <w:sz w:val="20"/>
                  <w:szCs w:val="20"/>
                  <w:lang w:val="en-US"/>
                  <w:rPrChange w:id="533" w:author="Bouzek,Heather K" w:date="2026-08-24T01:25:00Z" w16du:dateUtc="2026-08-24T06:25:00Z">
                    <w:rPr>
                      <w:rFonts w:ascii="Times New Roman" w:eastAsia="Times New Roman" w:hAnsi="Times New Roman" w:cs="Times New Roman"/>
                      <w:b/>
                      <w:bCs/>
                      <w:sz w:val="24"/>
                      <w:szCs w:val="24"/>
                      <w:lang w:val="en-US"/>
                    </w:rPr>
                  </w:rPrChange>
                </w:rPr>
                <w:t>via EnforceTranslation + codon-optimization constraints if added</w:t>
              </w:r>
            </w:ins>
          </w:p>
        </w:tc>
      </w:tr>
      <w:tr w:rsidR="00194E18" w:rsidRPr="00194E18" w14:paraId="57F78833" w14:textId="77777777" w:rsidTr="0011781A">
        <w:trPr>
          <w:cantSplit/>
          <w:ins w:id="534" w:author="Bouzek,Heather K" w:date="2026-08-24T01:20:00Z"/>
        </w:trPr>
        <w:tc>
          <w:tcPr>
            <w:tcW w:w="2525" w:type="dxa"/>
            <w:shd w:val="clear" w:color="auto" w:fill="F2F2F2"/>
            <w:tcMar>
              <w:top w:w="80" w:type="dxa"/>
              <w:left w:w="100" w:type="dxa"/>
              <w:bottom w:w="80" w:type="dxa"/>
              <w:right w:w="100" w:type="dxa"/>
            </w:tcMar>
            <w:tcPrChange w:id="535" w:author="Bouzek,Heather K" w:date="2026-08-24T01:38:00Z" w16du:dateUtc="2026-08-24T06:38:00Z">
              <w:tcPr>
                <w:tcW w:w="2900" w:type="dxa"/>
                <w:shd w:val="clear" w:color="auto" w:fill="F2F2F2"/>
                <w:tcMar>
                  <w:top w:w="80" w:type="dxa"/>
                  <w:left w:w="100" w:type="dxa"/>
                  <w:bottom w:w="80" w:type="dxa"/>
                  <w:right w:w="100" w:type="dxa"/>
                </w:tcMar>
              </w:tcPr>
            </w:tcPrChange>
          </w:tcPr>
          <w:p w14:paraId="7B397C3A" w14:textId="77777777" w:rsidR="00194E18" w:rsidRPr="00A41A82" w:rsidRDefault="00194E18">
            <w:pPr>
              <w:spacing w:line="480" w:lineRule="auto"/>
              <w:jc w:val="both"/>
              <w:rPr>
                <w:ins w:id="536" w:author="Bouzek,Heather K" w:date="2026-08-24T01:20:00Z"/>
                <w:rFonts w:ascii="Times New Roman" w:eastAsia="Times New Roman" w:hAnsi="Times New Roman" w:cs="Times New Roman"/>
                <w:sz w:val="20"/>
                <w:szCs w:val="20"/>
                <w:lang w:val="en-US"/>
                <w:rPrChange w:id="537" w:author="Bouzek,Heather K" w:date="2026-08-24T01:25:00Z" w16du:dateUtc="2026-08-24T06:25:00Z">
                  <w:rPr>
                    <w:ins w:id="538" w:author="Bouzek,Heather K" w:date="2026-08-24T01:20:00Z"/>
                    <w:rFonts w:ascii="Times New Roman" w:eastAsia="Times New Roman" w:hAnsi="Times New Roman" w:cs="Times New Roman"/>
                    <w:b/>
                    <w:bCs/>
                    <w:sz w:val="24"/>
                    <w:szCs w:val="24"/>
                    <w:lang w:val="en-US"/>
                  </w:rPr>
                </w:rPrChange>
              </w:rPr>
              <w:pPrChange w:id="539" w:author="Bouzek,Heather K" w:date="2026-08-24T01:39:00Z" w16du:dateUtc="2026-08-24T06:39:00Z">
                <w:pPr>
                  <w:spacing w:after="240" w:line="480" w:lineRule="auto"/>
                  <w:jc w:val="both"/>
                </w:pPr>
              </w:pPrChange>
            </w:pPr>
            <w:ins w:id="540" w:author="Bouzek,Heather K" w:date="2026-08-24T01:20:00Z">
              <w:r>
                <w:rPr>
                  <w:rFonts w:ascii="Times New Roman" w:eastAsia="Times New Roman" w:hAnsi="Times New Roman" w:cs="Times New Roman"/>
                  <w:sz w:val="20"/>
                  <w:szCs w:val="20"/>
                  <w:lang w:val="en-US"/>
                  <w:rPrChange w:id="541" w:author="Bouzek,Heather K" w:date="2026-08-24T01:25:00Z" w16du:dateUtc="2026-08-24T06:25:00Z">
                    <w:rPr>
                      <w:rFonts w:ascii="Times New Roman" w:eastAsia="Times New Roman" w:hAnsi="Times New Roman" w:cs="Times New Roman"/>
                      <w:b/>
                      <w:bCs/>
                      <w:sz w:val="24"/>
                      <w:szCs w:val="24"/>
                      <w:lang w:val="en-US"/>
                    </w:rPr>
                  </w:rPrChange>
                </w:rPr>
                <w:lastRenderedPageBreak/>
                <w:t>Circular topology / origin-spanning handling</w:t>
              </w:r>
            </w:ins>
          </w:p>
        </w:tc>
        <w:tc>
          <w:tcPr>
            <w:tcW w:w="3320" w:type="dxa"/>
            <w:shd w:val="clear" w:color="auto" w:fill="F2F2F2"/>
            <w:tcMar>
              <w:top w:w="80" w:type="dxa"/>
              <w:left w:w="100" w:type="dxa"/>
              <w:bottom w:w="80" w:type="dxa"/>
              <w:right w:w="100" w:type="dxa"/>
            </w:tcMar>
            <w:tcPrChange w:id="542" w:author="Bouzek,Heather K" w:date="2026-08-24T01:38:00Z" w16du:dateUtc="2026-08-24T06:38:00Z">
              <w:tcPr>
                <w:tcW w:w="3200" w:type="dxa"/>
                <w:gridSpan w:val="2"/>
                <w:shd w:val="clear" w:color="auto" w:fill="F2F2F2"/>
                <w:tcMar>
                  <w:top w:w="80" w:type="dxa"/>
                  <w:left w:w="100" w:type="dxa"/>
                  <w:bottom w:w="80" w:type="dxa"/>
                  <w:right w:w="100" w:type="dxa"/>
                </w:tcMar>
              </w:tcPr>
            </w:tcPrChange>
          </w:tcPr>
          <w:p w14:paraId="17E46EB5" w14:textId="77777777" w:rsidR="0011781A" w:rsidRDefault="00194E18">
            <w:pPr>
              <w:spacing w:line="480" w:lineRule="auto"/>
              <w:jc w:val="both"/>
              <w:rPr>
                <w:ins w:id="543" w:author="Bouzek,Heather K" w:date="2026-08-24T01:39:00Z" w16du:dateUtc="2026-08-24T06:39:00Z"/>
                <w:rFonts w:ascii="Times New Roman" w:eastAsia="Times New Roman" w:hAnsi="Times New Roman" w:cs="Times New Roman"/>
                <w:sz w:val="20"/>
                <w:szCs w:val="20"/>
                <w:lang w:val="en-US"/>
              </w:rPr>
              <w:pPrChange w:id="544" w:author="Bouzek,Heather K" w:date="2026-08-24T01:39:00Z" w16du:dateUtc="2026-08-24T06:39:00Z">
                <w:pPr>
                  <w:spacing w:after="240" w:line="480" w:lineRule="auto"/>
                  <w:jc w:val="both"/>
                </w:pPr>
              </w:pPrChange>
            </w:pPr>
            <w:ins w:id="545" w:author="Bouzek,Heather K" w:date="2026-08-24T01:20:00Z">
              <w:r>
                <w:rPr>
                  <w:rFonts w:ascii="Times New Roman" w:eastAsia="Times New Roman" w:hAnsi="Times New Roman" w:cs="Times New Roman"/>
                  <w:sz w:val="20"/>
                  <w:szCs w:val="20"/>
                  <w:lang w:val="en-US"/>
                  <w:rPrChange w:id="546" w:author="Bouzek,Heather K" w:date="2026-08-24T01:25:00Z" w16du:dateUtc="2026-08-24T06:25:00Z">
                    <w:rPr>
                      <w:rFonts w:ascii="Times New Roman" w:eastAsia="Times New Roman" w:hAnsi="Times New Roman" w:cs="Times New Roman"/>
                      <w:b/>
                      <w:bCs/>
                      <w:sz w:val="24"/>
                      <w:szCs w:val="24"/>
                      <w:lang w:val="en-US"/>
                    </w:rPr>
                  </w:rPrChange>
                </w:rPr>
                <w:t xml:space="preserve">Explicit </w:t>
              </w:r>
            </w:ins>
          </w:p>
          <w:p w14:paraId="675FB148" w14:textId="65F58B0D" w:rsidR="00194E18" w:rsidRPr="00A41A82" w:rsidRDefault="00194E18">
            <w:pPr>
              <w:spacing w:line="480" w:lineRule="auto"/>
              <w:jc w:val="both"/>
              <w:rPr>
                <w:ins w:id="547" w:author="Bouzek,Heather K" w:date="2026-08-24T01:20:00Z"/>
                <w:rFonts w:ascii="Times New Roman" w:eastAsia="Times New Roman" w:hAnsi="Times New Roman" w:cs="Times New Roman"/>
                <w:sz w:val="20"/>
                <w:szCs w:val="20"/>
                <w:lang w:val="en-US"/>
                <w:rPrChange w:id="548" w:author="Bouzek,Heather K" w:date="2026-08-24T01:25:00Z" w16du:dateUtc="2026-08-24T06:25:00Z">
                  <w:rPr>
                    <w:ins w:id="549" w:author="Bouzek,Heather K" w:date="2026-08-24T01:20:00Z"/>
                    <w:rFonts w:ascii="Times New Roman" w:eastAsia="Times New Roman" w:hAnsi="Times New Roman" w:cs="Times New Roman"/>
                    <w:b/>
                    <w:bCs/>
                    <w:sz w:val="24"/>
                    <w:szCs w:val="24"/>
                    <w:lang w:val="en-US"/>
                  </w:rPr>
                </w:rPrChange>
              </w:rPr>
              <w:pPrChange w:id="550" w:author="Bouzek,Heather K" w:date="2026-08-24T01:39:00Z" w16du:dateUtc="2026-08-24T06:39:00Z">
                <w:pPr>
                  <w:spacing w:after="240" w:line="480" w:lineRule="auto"/>
                  <w:jc w:val="both"/>
                </w:pPr>
              </w:pPrChange>
            </w:pPr>
            <w:ins w:id="551" w:author="Bouzek,Heather K" w:date="2026-08-24T01:20:00Z">
              <w:r>
                <w:rPr>
                  <w:rFonts w:ascii="Times New Roman" w:eastAsia="Times New Roman" w:hAnsi="Times New Roman" w:cs="Times New Roman"/>
                  <w:sz w:val="20"/>
                  <w:szCs w:val="20"/>
                  <w:lang w:val="en-US"/>
                  <w:rPrChange w:id="552" w:author="Bouzek,Heather K" w:date="2026-08-24T01:25:00Z" w16du:dateUtc="2026-08-24T06:25:00Z">
                    <w:rPr>
                      <w:rFonts w:ascii="Times New Roman" w:eastAsia="Times New Roman" w:hAnsi="Times New Roman" w:cs="Times New Roman"/>
                      <w:b/>
                      <w:bCs/>
                      <w:sz w:val="24"/>
                      <w:szCs w:val="24"/>
                      <w:lang w:val="en-US"/>
                    </w:rPr>
                  </w:rPrChange>
                </w:rPr>
                <w:t>(doubled-sequence search, raw un-clamped coordinates)</w:t>
              </w:r>
            </w:ins>
          </w:p>
        </w:tc>
        <w:tc>
          <w:tcPr>
            <w:tcW w:w="3515" w:type="dxa"/>
            <w:shd w:val="clear" w:color="auto" w:fill="F2F2F2"/>
            <w:tcMar>
              <w:top w:w="80" w:type="dxa"/>
              <w:left w:w="100" w:type="dxa"/>
              <w:bottom w:w="80" w:type="dxa"/>
              <w:right w:w="100" w:type="dxa"/>
            </w:tcMar>
            <w:tcPrChange w:id="553" w:author="Bouzek,Heather K" w:date="2026-08-24T01:38:00Z" w16du:dateUtc="2026-08-24T06:38:00Z">
              <w:tcPr>
                <w:tcW w:w="3260" w:type="dxa"/>
                <w:gridSpan w:val="2"/>
                <w:shd w:val="clear" w:color="auto" w:fill="F2F2F2"/>
                <w:tcMar>
                  <w:top w:w="80" w:type="dxa"/>
                  <w:left w:w="100" w:type="dxa"/>
                  <w:bottom w:w="80" w:type="dxa"/>
                  <w:right w:w="100" w:type="dxa"/>
                </w:tcMar>
              </w:tcPr>
            </w:tcPrChange>
          </w:tcPr>
          <w:p w14:paraId="5D210CDE" w14:textId="77777777" w:rsidR="00194E18" w:rsidRPr="00A41A82" w:rsidRDefault="00194E18">
            <w:pPr>
              <w:spacing w:line="480" w:lineRule="auto"/>
              <w:jc w:val="both"/>
              <w:rPr>
                <w:ins w:id="554" w:author="Bouzek,Heather K" w:date="2026-08-24T01:20:00Z"/>
                <w:rFonts w:ascii="Times New Roman" w:eastAsia="Times New Roman" w:hAnsi="Times New Roman" w:cs="Times New Roman"/>
                <w:sz w:val="20"/>
                <w:szCs w:val="20"/>
                <w:lang w:val="en-US"/>
                <w:rPrChange w:id="555" w:author="Bouzek,Heather K" w:date="2026-08-24T01:25:00Z" w16du:dateUtc="2026-08-24T06:25:00Z">
                  <w:rPr>
                    <w:ins w:id="556" w:author="Bouzek,Heather K" w:date="2026-08-24T01:20:00Z"/>
                    <w:rFonts w:ascii="Times New Roman" w:eastAsia="Times New Roman" w:hAnsi="Times New Roman" w:cs="Times New Roman"/>
                    <w:b/>
                    <w:bCs/>
                    <w:sz w:val="24"/>
                    <w:szCs w:val="24"/>
                    <w:lang w:val="en-US"/>
                  </w:rPr>
                </w:rPrChange>
              </w:rPr>
              <w:pPrChange w:id="557" w:author="Bouzek,Heather K" w:date="2026-08-24T01:39:00Z" w16du:dateUtc="2026-08-24T06:39:00Z">
                <w:pPr>
                  <w:spacing w:after="240" w:line="480" w:lineRule="auto"/>
                  <w:jc w:val="both"/>
                </w:pPr>
              </w:pPrChange>
            </w:pPr>
            <w:ins w:id="558" w:author="Bouzek,Heather K" w:date="2026-08-24T01:20:00Z">
              <w:r>
                <w:rPr>
                  <w:rFonts w:ascii="Times New Roman" w:eastAsia="Times New Roman" w:hAnsi="Times New Roman" w:cs="Times New Roman"/>
                  <w:sz w:val="20"/>
                  <w:szCs w:val="20"/>
                  <w:lang w:val="en-US"/>
                  <w:rPrChange w:id="559" w:author="Bouzek,Heather K" w:date="2026-08-24T01:25:00Z" w16du:dateUtc="2026-08-24T06:25:00Z">
                    <w:rPr>
                      <w:rFonts w:ascii="Times New Roman" w:eastAsia="Times New Roman" w:hAnsi="Times New Roman" w:cs="Times New Roman"/>
                      <w:b/>
                      <w:bCs/>
                      <w:sz w:val="24"/>
                      <w:szCs w:val="24"/>
                      <w:lang w:val="en-US"/>
                    </w:rPr>
                  </w:rPrChange>
                </w:rPr>
                <w:t>Explicit (CircularDnaOptimizationProblem)</w:t>
              </w:r>
            </w:ins>
          </w:p>
        </w:tc>
      </w:tr>
      <w:tr w:rsidR="00194E18" w:rsidRPr="00194E18" w14:paraId="06C18E47" w14:textId="77777777" w:rsidTr="0011781A">
        <w:trPr>
          <w:cantSplit/>
          <w:ins w:id="560" w:author="Bouzek,Heather K" w:date="2026-08-24T01:20:00Z"/>
        </w:trPr>
        <w:tc>
          <w:tcPr>
            <w:tcW w:w="2525" w:type="dxa"/>
            <w:tcMar>
              <w:top w:w="80" w:type="dxa"/>
              <w:left w:w="100" w:type="dxa"/>
              <w:bottom w:w="80" w:type="dxa"/>
              <w:right w:w="100" w:type="dxa"/>
            </w:tcMar>
            <w:tcPrChange w:id="561" w:author="Bouzek,Heather K" w:date="2026-08-24T01:38:00Z" w16du:dateUtc="2026-08-24T06:38:00Z">
              <w:tcPr>
                <w:tcW w:w="2900" w:type="dxa"/>
                <w:tcMar>
                  <w:top w:w="80" w:type="dxa"/>
                  <w:left w:w="100" w:type="dxa"/>
                  <w:bottom w:w="80" w:type="dxa"/>
                  <w:right w:w="100" w:type="dxa"/>
                </w:tcMar>
              </w:tcPr>
            </w:tcPrChange>
          </w:tcPr>
          <w:p w14:paraId="4E30E76A" w14:textId="77777777" w:rsidR="00194E18" w:rsidRPr="00A41A82" w:rsidRDefault="00194E18" w:rsidP="00194E18">
            <w:pPr>
              <w:spacing w:after="240" w:line="480" w:lineRule="auto"/>
              <w:jc w:val="both"/>
              <w:rPr>
                <w:ins w:id="562" w:author="Bouzek,Heather K" w:date="2026-08-24T01:20:00Z"/>
                <w:rFonts w:ascii="Times New Roman" w:eastAsia="Times New Roman" w:hAnsi="Times New Roman" w:cs="Times New Roman"/>
                <w:sz w:val="20"/>
                <w:szCs w:val="20"/>
                <w:lang w:val="en-US"/>
                <w:rPrChange w:id="563" w:author="Bouzek,Heather K" w:date="2026-08-24T01:25:00Z" w16du:dateUtc="2026-08-24T06:25:00Z">
                  <w:rPr>
                    <w:ins w:id="564" w:author="Bouzek,Heather K" w:date="2026-08-24T01:20:00Z"/>
                    <w:rFonts w:ascii="Times New Roman" w:eastAsia="Times New Roman" w:hAnsi="Times New Roman" w:cs="Times New Roman"/>
                    <w:b/>
                    <w:bCs/>
                    <w:sz w:val="24"/>
                    <w:szCs w:val="24"/>
                    <w:lang w:val="en-US"/>
                  </w:rPr>
                </w:rPrChange>
              </w:rPr>
            </w:pPr>
            <w:ins w:id="565" w:author="Bouzek,Heather K" w:date="2026-08-24T01:20:00Z">
              <w:r>
                <w:rPr>
                  <w:rFonts w:ascii="Times New Roman" w:eastAsia="Times New Roman" w:hAnsi="Times New Roman" w:cs="Times New Roman"/>
                  <w:sz w:val="20"/>
                  <w:szCs w:val="20"/>
                  <w:lang w:val="en-US"/>
                  <w:rPrChange w:id="566" w:author="Bouzek,Heather K" w:date="2026-08-24T01:25:00Z" w16du:dateUtc="2026-08-24T06:25:00Z">
                    <w:rPr>
                      <w:rFonts w:ascii="Times New Roman" w:eastAsia="Times New Roman" w:hAnsi="Times New Roman" w:cs="Times New Roman"/>
                      <w:b/>
                      <w:bCs/>
                      <w:sz w:val="24"/>
                      <w:szCs w:val="24"/>
                      <w:lang w:val="en-US"/>
                    </w:rPr>
                  </w:rPrChange>
                </w:rPr>
                <w:t>Scope</w:t>
              </w:r>
            </w:ins>
          </w:p>
        </w:tc>
        <w:tc>
          <w:tcPr>
            <w:tcW w:w="3320" w:type="dxa"/>
            <w:tcMar>
              <w:top w:w="80" w:type="dxa"/>
              <w:left w:w="100" w:type="dxa"/>
              <w:bottom w:w="80" w:type="dxa"/>
              <w:right w:w="100" w:type="dxa"/>
            </w:tcMar>
            <w:tcPrChange w:id="567" w:author="Bouzek,Heather K" w:date="2026-08-24T01:38:00Z" w16du:dateUtc="2026-08-24T06:38:00Z">
              <w:tcPr>
                <w:tcW w:w="3200" w:type="dxa"/>
                <w:gridSpan w:val="2"/>
                <w:tcMar>
                  <w:top w:w="80" w:type="dxa"/>
                  <w:left w:w="100" w:type="dxa"/>
                  <w:bottom w:w="80" w:type="dxa"/>
                  <w:right w:w="100" w:type="dxa"/>
                </w:tcMar>
              </w:tcPr>
            </w:tcPrChange>
          </w:tcPr>
          <w:p w14:paraId="452AB402" w14:textId="77777777" w:rsidR="00194E18" w:rsidRPr="00A41A82" w:rsidRDefault="00194E18" w:rsidP="00194E18">
            <w:pPr>
              <w:spacing w:after="240" w:line="480" w:lineRule="auto"/>
              <w:jc w:val="both"/>
              <w:rPr>
                <w:ins w:id="568" w:author="Bouzek,Heather K" w:date="2026-08-24T01:20:00Z"/>
                <w:rFonts w:ascii="Times New Roman" w:eastAsia="Times New Roman" w:hAnsi="Times New Roman" w:cs="Times New Roman"/>
                <w:sz w:val="20"/>
                <w:szCs w:val="20"/>
                <w:lang w:val="en-US"/>
                <w:rPrChange w:id="569" w:author="Bouzek,Heather K" w:date="2026-08-24T01:25:00Z" w16du:dateUtc="2026-08-24T06:25:00Z">
                  <w:rPr>
                    <w:ins w:id="570" w:author="Bouzek,Heather K" w:date="2026-08-24T01:20:00Z"/>
                    <w:rFonts w:ascii="Times New Roman" w:eastAsia="Times New Roman" w:hAnsi="Times New Roman" w:cs="Times New Roman"/>
                    <w:b/>
                    <w:bCs/>
                    <w:sz w:val="24"/>
                    <w:szCs w:val="24"/>
                    <w:lang w:val="en-US"/>
                  </w:rPr>
                </w:rPrChange>
              </w:rPr>
            </w:pPr>
            <w:ins w:id="571" w:author="Bouzek,Heather K" w:date="2026-08-24T01:20:00Z">
              <w:r>
                <w:rPr>
                  <w:rFonts w:ascii="Times New Roman" w:eastAsia="Times New Roman" w:hAnsi="Times New Roman" w:cs="Times New Roman"/>
                  <w:sz w:val="20"/>
                  <w:szCs w:val="20"/>
                  <w:lang w:val="en-US"/>
                  <w:rPrChange w:id="572" w:author="Bouzek,Heather K" w:date="2026-08-24T01:25:00Z" w16du:dateUtc="2026-08-24T06:25:00Z">
                    <w:rPr>
                      <w:rFonts w:ascii="Times New Roman" w:eastAsia="Times New Roman" w:hAnsi="Times New Roman" w:cs="Times New Roman"/>
                      <w:b/>
                      <w:bCs/>
                      <w:sz w:val="24"/>
                      <w:szCs w:val="24"/>
                      <w:lang w:val="en-US"/>
                    </w:rPr>
                  </w:rPrChange>
                </w:rPr>
                <w:t>Purpose-built for RM-site silencing with regulatory-aware defaults</w:t>
              </w:r>
            </w:ins>
          </w:p>
        </w:tc>
        <w:tc>
          <w:tcPr>
            <w:tcW w:w="3515" w:type="dxa"/>
            <w:tcMar>
              <w:top w:w="80" w:type="dxa"/>
              <w:left w:w="100" w:type="dxa"/>
              <w:bottom w:w="80" w:type="dxa"/>
              <w:right w:w="100" w:type="dxa"/>
            </w:tcMar>
            <w:tcPrChange w:id="573" w:author="Bouzek,Heather K" w:date="2026-08-24T01:38:00Z" w16du:dateUtc="2026-08-24T06:38:00Z">
              <w:tcPr>
                <w:tcW w:w="3260" w:type="dxa"/>
                <w:gridSpan w:val="2"/>
                <w:tcMar>
                  <w:top w:w="80" w:type="dxa"/>
                  <w:left w:w="100" w:type="dxa"/>
                  <w:bottom w:w="80" w:type="dxa"/>
                  <w:right w:w="100" w:type="dxa"/>
                </w:tcMar>
              </w:tcPr>
            </w:tcPrChange>
          </w:tcPr>
          <w:p w14:paraId="12489D27" w14:textId="77777777" w:rsidR="00194E18" w:rsidRPr="00A41A82" w:rsidRDefault="00194E18" w:rsidP="00194E18">
            <w:pPr>
              <w:spacing w:after="240" w:line="480" w:lineRule="auto"/>
              <w:jc w:val="both"/>
              <w:rPr>
                <w:ins w:id="574" w:author="Bouzek,Heather K" w:date="2026-08-24T01:20:00Z"/>
                <w:rFonts w:ascii="Times New Roman" w:eastAsia="Times New Roman" w:hAnsi="Times New Roman" w:cs="Times New Roman"/>
                <w:sz w:val="20"/>
                <w:szCs w:val="20"/>
                <w:lang w:val="en-US"/>
                <w:rPrChange w:id="575" w:author="Bouzek,Heather K" w:date="2026-08-24T01:25:00Z" w16du:dateUtc="2026-08-24T06:25:00Z">
                  <w:rPr>
                    <w:ins w:id="576" w:author="Bouzek,Heather K" w:date="2026-08-24T01:20:00Z"/>
                    <w:rFonts w:ascii="Times New Roman" w:eastAsia="Times New Roman" w:hAnsi="Times New Roman" w:cs="Times New Roman"/>
                    <w:b/>
                    <w:bCs/>
                    <w:sz w:val="24"/>
                    <w:szCs w:val="24"/>
                    <w:lang w:val="en-US"/>
                  </w:rPr>
                </w:rPrChange>
              </w:rPr>
            </w:pPr>
            <w:ins w:id="577" w:author="Bouzek,Heather K" w:date="2026-08-24T01:20:00Z">
              <w:r>
                <w:rPr>
                  <w:rFonts w:ascii="Times New Roman" w:eastAsia="Times New Roman" w:hAnsi="Times New Roman" w:cs="Times New Roman"/>
                  <w:sz w:val="20"/>
                  <w:szCs w:val="20"/>
                  <w:lang w:val="en-US"/>
                  <w:rPrChange w:id="578" w:author="Bouzek,Heather K" w:date="2026-08-24T01:25:00Z" w16du:dateUtc="2026-08-24T06:25:00Z">
                    <w:rPr>
                      <w:rFonts w:ascii="Times New Roman" w:eastAsia="Times New Roman" w:hAnsi="Times New Roman" w:cs="Times New Roman"/>
                      <w:b/>
                      <w:bCs/>
                      <w:sz w:val="24"/>
                      <w:szCs w:val="24"/>
                      <w:lang w:val="en-US"/>
                    </w:rPr>
                  </w:rPrChange>
                </w:rPr>
                <w:t>General-purpose constraint solver; RM silencing is one applicable use</w:t>
              </w:r>
            </w:ins>
          </w:p>
        </w:tc>
      </w:tr>
    </w:tbl>
    <w:p w14:paraId="17B8ED52" w14:textId="77777777" w:rsidR="00194E18" w:rsidRPr="00FB6069" w:rsidRDefault="00194E18" w:rsidP="00FB6069">
      <w:pPr>
        <w:spacing w:after="240" w:line="480" w:lineRule="auto"/>
        <w:jc w:val="both"/>
        <w:rPr>
          <w:ins w:id="579" w:author="Bouzek,Heather K" w:date="2026-08-24T01:10:00Z" w16du:dateUtc="2026-08-24T06:10:00Z"/>
          <w:rFonts w:ascii="Times New Roman" w:eastAsia="Times New Roman" w:hAnsi="Times New Roman" w:cs="Times New Roman"/>
          <w:b/>
          <w:bCs/>
          <w:sz w:val="24"/>
          <w:szCs w:val="24"/>
          <w:lang w:val="en-US"/>
          <w:rPrChange w:id="580" w:author="Bouzek,Heather K" w:date="2026-08-24T01:10:00Z" w16du:dateUtc="2026-08-24T06:10:00Z">
            <w:rPr>
              <w:ins w:id="581" w:author="Bouzek,Heather K" w:date="2026-08-24T01:10:00Z" w16du:dateUtc="2026-08-24T06:10:00Z"/>
              <w:rFonts w:ascii="Times New Roman" w:eastAsia="Times New Roman" w:hAnsi="Times New Roman" w:cs="Times New Roman"/>
              <w:sz w:val="24"/>
              <w:szCs w:val="24"/>
              <w:lang w:val="en-US"/>
            </w:rPr>
          </w:rPrChange>
        </w:rPr>
      </w:pPr>
    </w:p>
    <w:p w14:paraId="1B22B997" w14:textId="77777777" w:rsidR="00FB6069" w:rsidRPr="00FB6069" w:rsidRDefault="00FB6069" w:rsidP="00FB6069">
      <w:pPr>
        <w:spacing w:after="240" w:line="480" w:lineRule="auto"/>
        <w:jc w:val="both"/>
        <w:rPr>
          <w:ins w:id="582" w:author="Bouzek,Heather K" w:date="2026-08-24T01:10:00Z"/>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Table 2. </w:t>
      </w:r>
      <w:ins w:id="583" w:author="Bouzek,Heather K" w:date="2026-08-24T01:10:00Z">
        <w:r>
          <w:rPr>
            <w:rFonts w:ascii="Times New Roman" w:eastAsia="Times New Roman" w:hAnsi="Times New Roman" w:cs="Times New Roman"/>
            <w:sz w:val="24"/>
            <w:szCs w:val="24"/>
            <w:lang w:val="en-US"/>
          </w:rPr>
          <w:t>Four synthetic circular constructs were generated at increasing size, each gene-dense (multiple CDS regions using a fixed synthetic codon-usage table) with one promoter, one RBS, and one replication origin, matching realistic bacterial expression-vector composition:</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Change w:id="584">
          <w:tblGrid>
            <w:gridCol w:w="2400"/>
            <w:gridCol w:w="2200"/>
            <w:gridCol w:w="2200"/>
            <w:gridCol w:w="2560"/>
          </w:tblGrid>
        </w:tblGridChange>
      </w:tblGrid>
      <w:tr w:rsidR="00FB6069" w:rsidRPr="00FB6069" w14:paraId="1A9D56D0" w14:textId="77777777" w:rsidTr="00415861">
        <w:trPr>
          <w:cantSplit/>
          <w:tblHeader/>
          <w:ins w:id="585" w:author="Bouzek,Heather K" w:date="2026-08-24T01:10:00Z"/>
        </w:trPr>
        <w:tc>
          <w:tcPr>
            <w:tcW w:w="2400" w:type="dxa"/>
            <w:shd w:val="clear" w:color="auto" w:fill="1F3864"/>
            <w:tcMar>
              <w:top w:w="80" w:type="dxa"/>
              <w:left w:w="100" w:type="dxa"/>
              <w:bottom w:w="80" w:type="dxa"/>
              <w:right w:w="100" w:type="dxa"/>
            </w:tcMar>
          </w:tcPr>
          <w:p w14:paraId="1E3686A3" w14:textId="77777777" w:rsidR="00FB6069" w:rsidRPr="00FB6069" w:rsidRDefault="00FB6069" w:rsidP="00FB6069">
            <w:pPr>
              <w:spacing w:after="240" w:line="480" w:lineRule="auto"/>
              <w:jc w:val="both"/>
              <w:rPr>
                <w:ins w:id="586" w:author="Bouzek,Heather K" w:date="2026-08-24T01:10:00Z"/>
                <w:rFonts w:ascii="Times New Roman" w:eastAsia="Times New Roman" w:hAnsi="Times New Roman" w:cs="Times New Roman"/>
                <w:sz w:val="24"/>
                <w:szCs w:val="24"/>
                <w:lang w:val="en-US"/>
              </w:rPr>
            </w:pPr>
            <w:ins w:id="587" w:author="Bouzek,Heather K" w:date="2026-08-24T01:10:00Z">
              <w:r>
                <w:rPr>
                  <w:rFonts w:ascii="Times New Roman" w:eastAsia="Times New Roman" w:hAnsi="Times New Roman" w:cs="Times New Roman"/>
                  <w:b/>
                  <w:bCs/>
                  <w:sz w:val="24"/>
                  <w:szCs w:val="24"/>
                  <w:lang w:val="en-US"/>
                </w:rPr>
                <w:t>Construct</w:t>
              </w:r>
            </w:ins>
          </w:p>
        </w:tc>
        <w:tc>
          <w:tcPr>
            <w:tcW w:w="2200" w:type="dxa"/>
            <w:shd w:val="clear" w:color="auto" w:fill="1F3864"/>
            <w:tcMar>
              <w:top w:w="80" w:type="dxa"/>
              <w:left w:w="100" w:type="dxa"/>
              <w:bottom w:w="80" w:type="dxa"/>
              <w:right w:w="100" w:type="dxa"/>
            </w:tcMar>
          </w:tcPr>
          <w:p w14:paraId="2CD7D835" w14:textId="77777777" w:rsidR="00FB6069" w:rsidRPr="00FB6069" w:rsidRDefault="00FB6069" w:rsidP="00FB6069">
            <w:pPr>
              <w:spacing w:after="240" w:line="480" w:lineRule="auto"/>
              <w:jc w:val="both"/>
              <w:rPr>
                <w:ins w:id="588" w:author="Bouzek,Heather K" w:date="2026-08-24T01:10:00Z"/>
                <w:rFonts w:ascii="Times New Roman" w:eastAsia="Times New Roman" w:hAnsi="Times New Roman" w:cs="Times New Roman"/>
                <w:sz w:val="24"/>
                <w:szCs w:val="24"/>
                <w:lang w:val="en-US"/>
              </w:rPr>
            </w:pPr>
            <w:ins w:id="589" w:author="Bouzek,Heather K" w:date="2026-08-24T01:10:00Z">
              <w:r>
                <w:rPr>
                  <w:rFonts w:ascii="Times New Roman" w:eastAsia="Times New Roman" w:hAnsi="Times New Roman" w:cs="Times New Roman"/>
                  <w:b/>
                  <w:bCs/>
                  <w:sz w:val="24"/>
                  <w:szCs w:val="24"/>
                  <w:lang w:val="en-US"/>
                </w:rPr>
                <w:t>Length</w:t>
              </w:r>
            </w:ins>
          </w:p>
        </w:tc>
        <w:tc>
          <w:tcPr>
            <w:tcW w:w="2200" w:type="dxa"/>
            <w:shd w:val="clear" w:color="auto" w:fill="1F3864"/>
            <w:tcMar>
              <w:top w:w="80" w:type="dxa"/>
              <w:left w:w="100" w:type="dxa"/>
              <w:bottom w:w="80" w:type="dxa"/>
              <w:right w:w="100" w:type="dxa"/>
            </w:tcMar>
          </w:tcPr>
          <w:p w14:paraId="6F8E3D8C" w14:textId="77777777" w:rsidR="00FB6069" w:rsidRPr="00FB6069" w:rsidRDefault="00FB6069" w:rsidP="00FB6069">
            <w:pPr>
              <w:spacing w:after="240" w:line="480" w:lineRule="auto"/>
              <w:jc w:val="both"/>
              <w:rPr>
                <w:ins w:id="590" w:author="Bouzek,Heather K" w:date="2026-08-24T01:10:00Z"/>
                <w:rFonts w:ascii="Times New Roman" w:eastAsia="Times New Roman" w:hAnsi="Times New Roman" w:cs="Times New Roman"/>
                <w:sz w:val="24"/>
                <w:szCs w:val="24"/>
                <w:lang w:val="en-US"/>
              </w:rPr>
            </w:pPr>
            <w:ins w:id="591" w:author="Bouzek,Heather K" w:date="2026-08-24T01:10:00Z">
              <w:r>
                <w:rPr>
                  <w:rFonts w:ascii="Times New Roman" w:eastAsia="Times New Roman" w:hAnsi="Times New Roman" w:cs="Times New Roman"/>
                  <w:b/>
                  <w:bCs/>
                  <w:sz w:val="24"/>
                  <w:szCs w:val="24"/>
                  <w:lang w:val="en-US"/>
                </w:rPr>
                <w:t>Genes (CDS)</w:t>
              </w:r>
            </w:ins>
          </w:p>
        </w:tc>
        <w:tc>
          <w:tcPr>
            <w:tcW w:w="2560" w:type="dxa"/>
            <w:shd w:val="clear" w:color="auto" w:fill="1F3864"/>
            <w:tcMar>
              <w:top w:w="80" w:type="dxa"/>
              <w:left w:w="100" w:type="dxa"/>
              <w:bottom w:w="80" w:type="dxa"/>
              <w:right w:w="100" w:type="dxa"/>
            </w:tcMar>
          </w:tcPr>
          <w:p w14:paraId="3EDC0AF6" w14:textId="77777777" w:rsidR="00FB6069" w:rsidRPr="00FB6069" w:rsidRDefault="00FB6069" w:rsidP="00FB6069">
            <w:pPr>
              <w:spacing w:after="240" w:line="480" w:lineRule="auto"/>
              <w:jc w:val="both"/>
              <w:rPr>
                <w:ins w:id="592" w:author="Bouzek,Heather K" w:date="2026-08-24T01:10:00Z"/>
                <w:rFonts w:ascii="Times New Roman" w:eastAsia="Times New Roman" w:hAnsi="Times New Roman" w:cs="Times New Roman"/>
                <w:sz w:val="24"/>
                <w:szCs w:val="24"/>
                <w:lang w:val="en-US"/>
              </w:rPr>
            </w:pPr>
            <w:ins w:id="593" w:author="Bouzek,Heather K" w:date="2026-08-24T01:10:00Z">
              <w:r>
                <w:rPr>
                  <w:rFonts w:ascii="Times New Roman" w:eastAsia="Times New Roman" w:hAnsi="Times New Roman" w:cs="Times New Roman"/>
                  <w:b/>
                  <w:bCs/>
                  <w:sz w:val="24"/>
                  <w:szCs w:val="24"/>
                  <w:lang w:val="en-US"/>
                </w:rPr>
                <w:t>RM sites present*</w:t>
              </w:r>
            </w:ins>
          </w:p>
        </w:tc>
      </w:tr>
      <w:tr w:rsidR="00FB6069" w:rsidRPr="00FB6069" w14:paraId="18C81A11" w14:textId="77777777" w:rsidTr="00415861">
        <w:trPr>
          <w:cantSplit/>
          <w:ins w:id="594" w:author="Bouzek,Heather K" w:date="2026-08-24T01:10:00Z"/>
        </w:trPr>
        <w:tc>
          <w:tcPr>
            <w:tcW w:w="2400" w:type="dxa"/>
            <w:tcMar>
              <w:top w:w="80" w:type="dxa"/>
              <w:left w:w="100" w:type="dxa"/>
              <w:bottom w:w="80" w:type="dxa"/>
              <w:right w:w="100" w:type="dxa"/>
            </w:tcMar>
          </w:tcPr>
          <w:p w14:paraId="21181C11" w14:textId="77777777" w:rsidR="00FB6069" w:rsidRPr="00A41A82" w:rsidRDefault="00FB6069" w:rsidP="00FB6069">
            <w:pPr>
              <w:spacing w:after="240" w:line="480" w:lineRule="auto"/>
              <w:jc w:val="both"/>
              <w:rPr>
                <w:ins w:id="595" w:author="Bouzek,Heather K" w:date="2026-08-24T01:10:00Z"/>
                <w:rFonts w:ascii="Times New Roman" w:eastAsia="Times New Roman" w:hAnsi="Times New Roman" w:cs="Times New Roman"/>
                <w:sz w:val="20"/>
                <w:szCs w:val="20"/>
                <w:lang w:val="en-US"/>
                <w:rPrChange w:id="596" w:author="Bouzek,Heather K" w:date="2026-08-24T01:25:00Z" w16du:dateUtc="2026-08-24T06:25:00Z">
                  <w:rPr>
                    <w:ins w:id="597" w:author="Bouzek,Heather K" w:date="2026-08-24T01:10:00Z"/>
                    <w:rFonts w:ascii="Times New Roman" w:eastAsia="Times New Roman" w:hAnsi="Times New Roman" w:cs="Times New Roman"/>
                    <w:sz w:val="24"/>
                    <w:szCs w:val="24"/>
                    <w:lang w:val="en-US"/>
                  </w:rPr>
                </w:rPrChange>
              </w:rPr>
            </w:pPr>
            <w:ins w:id="598" w:author="Bouzek,Heather K" w:date="2026-08-24T01:10:00Z">
              <w:r>
                <w:rPr>
                  <w:rFonts w:ascii="Times New Roman" w:eastAsia="Times New Roman" w:hAnsi="Times New Roman" w:cs="Times New Roman"/>
                  <w:sz w:val="20"/>
                  <w:szCs w:val="20"/>
                  <w:lang w:val="en-US"/>
                  <w:rPrChange w:id="599" w:author="Bouzek,Heather K" w:date="2026-08-24T01:25:00Z" w16du:dateUtc="2026-08-24T06:25:00Z">
                    <w:rPr>
                      <w:rFonts w:ascii="Times New Roman" w:eastAsia="Times New Roman" w:hAnsi="Times New Roman" w:cs="Times New Roman"/>
                      <w:sz w:val="24"/>
                      <w:szCs w:val="24"/>
                      <w:lang w:val="en-US"/>
                    </w:rPr>
                  </w:rPrChange>
                </w:rPr>
                <w:t>small_1.5kb</w:t>
              </w:r>
            </w:ins>
          </w:p>
        </w:tc>
        <w:tc>
          <w:tcPr>
            <w:tcW w:w="2200" w:type="dxa"/>
            <w:tcMar>
              <w:top w:w="80" w:type="dxa"/>
              <w:left w:w="100" w:type="dxa"/>
              <w:bottom w:w="80" w:type="dxa"/>
              <w:right w:w="100" w:type="dxa"/>
            </w:tcMar>
          </w:tcPr>
          <w:p w14:paraId="34F97BFD" w14:textId="77777777" w:rsidR="00FB6069" w:rsidRPr="00A41A82" w:rsidRDefault="00FB6069" w:rsidP="00FB6069">
            <w:pPr>
              <w:spacing w:after="240" w:line="480" w:lineRule="auto"/>
              <w:jc w:val="both"/>
              <w:rPr>
                <w:ins w:id="600" w:author="Bouzek,Heather K" w:date="2026-08-24T01:10:00Z"/>
                <w:rFonts w:ascii="Times New Roman" w:eastAsia="Times New Roman" w:hAnsi="Times New Roman" w:cs="Times New Roman"/>
                <w:sz w:val="20"/>
                <w:szCs w:val="20"/>
                <w:lang w:val="en-US"/>
                <w:rPrChange w:id="601" w:author="Bouzek,Heather K" w:date="2026-08-24T01:25:00Z" w16du:dateUtc="2026-08-24T06:25:00Z">
                  <w:rPr>
                    <w:ins w:id="602" w:author="Bouzek,Heather K" w:date="2026-08-24T01:10:00Z"/>
                    <w:rFonts w:ascii="Times New Roman" w:eastAsia="Times New Roman" w:hAnsi="Times New Roman" w:cs="Times New Roman"/>
                    <w:sz w:val="24"/>
                    <w:szCs w:val="24"/>
                    <w:lang w:val="en-US"/>
                  </w:rPr>
                </w:rPrChange>
              </w:rPr>
            </w:pPr>
            <w:ins w:id="603" w:author="Bouzek,Heather K" w:date="2026-08-24T01:10:00Z">
              <w:r>
                <w:rPr>
                  <w:rFonts w:ascii="Times New Roman" w:eastAsia="Times New Roman" w:hAnsi="Times New Roman" w:cs="Times New Roman"/>
                  <w:sz w:val="20"/>
                  <w:szCs w:val="20"/>
                  <w:lang w:val="en-US"/>
                  <w:rPrChange w:id="604" w:author="Bouzek,Heather K" w:date="2026-08-24T01:25:00Z" w16du:dateUtc="2026-08-24T06:25:00Z">
                    <w:rPr>
                      <w:rFonts w:ascii="Times New Roman" w:eastAsia="Times New Roman" w:hAnsi="Times New Roman" w:cs="Times New Roman"/>
                      <w:sz w:val="24"/>
                      <w:szCs w:val="24"/>
                      <w:lang w:val="en-US"/>
                    </w:rPr>
                  </w:rPrChange>
                </w:rPr>
                <w:t>1,500 bp</w:t>
              </w:r>
            </w:ins>
          </w:p>
        </w:tc>
        <w:tc>
          <w:tcPr>
            <w:tcW w:w="2200" w:type="dxa"/>
            <w:tcMar>
              <w:top w:w="80" w:type="dxa"/>
              <w:left w:w="100" w:type="dxa"/>
              <w:bottom w:w="80" w:type="dxa"/>
              <w:right w:w="100" w:type="dxa"/>
            </w:tcMar>
          </w:tcPr>
          <w:p w14:paraId="62165B25" w14:textId="77777777" w:rsidR="00FB6069" w:rsidRPr="00A41A82" w:rsidRDefault="00FB6069">
            <w:pPr>
              <w:spacing w:after="240" w:line="480" w:lineRule="auto"/>
              <w:jc w:val="center"/>
              <w:rPr>
                <w:ins w:id="605" w:author="Bouzek,Heather K" w:date="2026-08-24T01:10:00Z"/>
                <w:rFonts w:ascii="Times New Roman" w:eastAsia="Times New Roman" w:hAnsi="Times New Roman" w:cs="Times New Roman"/>
                <w:sz w:val="20"/>
                <w:szCs w:val="20"/>
                <w:lang w:val="en-US"/>
                <w:rPrChange w:id="606" w:author="Bouzek,Heather K" w:date="2026-08-24T01:25:00Z" w16du:dateUtc="2026-08-24T06:25:00Z">
                  <w:rPr>
                    <w:ins w:id="607" w:author="Bouzek,Heather K" w:date="2026-08-24T01:10:00Z"/>
                    <w:rFonts w:ascii="Times New Roman" w:eastAsia="Times New Roman" w:hAnsi="Times New Roman" w:cs="Times New Roman"/>
                    <w:sz w:val="24"/>
                    <w:szCs w:val="24"/>
                    <w:lang w:val="en-US"/>
                  </w:rPr>
                </w:rPrChange>
              </w:rPr>
              <w:pPrChange w:id="608" w:author="Bouzek,Heather K" w:date="2026-08-24T01:26:00Z" w16du:dateUtc="2026-08-24T06:26:00Z">
                <w:pPr>
                  <w:spacing w:after="240" w:line="480" w:lineRule="auto"/>
                  <w:jc w:val="both"/>
                </w:pPr>
              </w:pPrChange>
            </w:pPr>
            <w:ins w:id="609" w:author="Bouzek,Heather K" w:date="2026-08-24T01:10:00Z">
              <w:r>
                <w:rPr>
                  <w:rFonts w:ascii="Times New Roman" w:eastAsia="Times New Roman" w:hAnsi="Times New Roman" w:cs="Times New Roman"/>
                  <w:sz w:val="20"/>
                  <w:szCs w:val="20"/>
                  <w:lang w:val="en-US"/>
                  <w:rPrChange w:id="610" w:author="Bouzek,Heather K" w:date="2026-08-24T01:25:00Z" w16du:dateUtc="2026-08-24T06:25:00Z">
                    <w:rPr>
                      <w:rFonts w:ascii="Times New Roman" w:eastAsia="Times New Roman" w:hAnsi="Times New Roman" w:cs="Times New Roman"/>
                      <w:sz w:val="24"/>
                      <w:szCs w:val="24"/>
                      <w:lang w:val="en-US"/>
                    </w:rPr>
                  </w:rPrChange>
                </w:rPr>
                <w:t>3</w:t>
              </w:r>
            </w:ins>
          </w:p>
        </w:tc>
        <w:tc>
          <w:tcPr>
            <w:tcW w:w="2560" w:type="dxa"/>
            <w:tcMar>
              <w:top w:w="80" w:type="dxa"/>
              <w:left w:w="100" w:type="dxa"/>
              <w:bottom w:w="80" w:type="dxa"/>
              <w:right w:w="100" w:type="dxa"/>
            </w:tcMar>
          </w:tcPr>
          <w:p w14:paraId="0EB38A2A" w14:textId="77777777" w:rsidR="00FB6069" w:rsidRPr="00A41A82" w:rsidRDefault="00FB6069">
            <w:pPr>
              <w:spacing w:after="240" w:line="480" w:lineRule="auto"/>
              <w:jc w:val="center"/>
              <w:rPr>
                <w:ins w:id="611" w:author="Bouzek,Heather K" w:date="2026-08-24T01:10:00Z"/>
                <w:rFonts w:ascii="Times New Roman" w:eastAsia="Times New Roman" w:hAnsi="Times New Roman" w:cs="Times New Roman"/>
                <w:sz w:val="20"/>
                <w:szCs w:val="20"/>
                <w:lang w:val="en-US"/>
                <w:rPrChange w:id="612" w:author="Bouzek,Heather K" w:date="2026-08-24T01:25:00Z" w16du:dateUtc="2026-08-24T06:25:00Z">
                  <w:rPr>
                    <w:ins w:id="613" w:author="Bouzek,Heather K" w:date="2026-08-24T01:10:00Z"/>
                    <w:rFonts w:ascii="Times New Roman" w:eastAsia="Times New Roman" w:hAnsi="Times New Roman" w:cs="Times New Roman"/>
                    <w:sz w:val="24"/>
                    <w:szCs w:val="24"/>
                    <w:lang w:val="en-US"/>
                  </w:rPr>
                </w:rPrChange>
              </w:rPr>
              <w:pPrChange w:id="614" w:author="Bouzek,Heather K" w:date="2026-08-24T01:26:00Z" w16du:dateUtc="2026-08-24T06:26:00Z">
                <w:pPr>
                  <w:spacing w:after="240" w:line="480" w:lineRule="auto"/>
                  <w:jc w:val="both"/>
                </w:pPr>
              </w:pPrChange>
            </w:pPr>
            <w:ins w:id="615" w:author="Bouzek,Heather K" w:date="2026-08-24T01:10:00Z">
              <w:r>
                <w:rPr>
                  <w:rFonts w:ascii="Times New Roman" w:eastAsia="Times New Roman" w:hAnsi="Times New Roman" w:cs="Times New Roman"/>
                  <w:sz w:val="20"/>
                  <w:szCs w:val="20"/>
                  <w:lang w:val="en-US"/>
                  <w:rPrChange w:id="616" w:author="Bouzek,Heather K" w:date="2026-08-24T01:25:00Z" w16du:dateUtc="2026-08-24T06:25:00Z">
                    <w:rPr>
                      <w:rFonts w:ascii="Times New Roman" w:eastAsia="Times New Roman" w:hAnsi="Times New Roman" w:cs="Times New Roman"/>
                      <w:sz w:val="24"/>
                      <w:szCs w:val="24"/>
                      <w:lang w:val="en-US"/>
                    </w:rPr>
                  </w:rPrChange>
                </w:rPr>
                <w:t>5</w:t>
              </w:r>
            </w:ins>
          </w:p>
        </w:tc>
      </w:tr>
      <w:tr w:rsidR="00FB6069" w:rsidRPr="00FB6069" w14:paraId="16E71062" w14:textId="77777777" w:rsidTr="00415861">
        <w:trPr>
          <w:cantSplit/>
          <w:ins w:id="617" w:author="Bouzek,Heather K" w:date="2026-08-24T01:10:00Z"/>
        </w:trPr>
        <w:tc>
          <w:tcPr>
            <w:tcW w:w="2400" w:type="dxa"/>
            <w:shd w:val="clear" w:color="auto" w:fill="F2F2F2"/>
            <w:tcMar>
              <w:top w:w="80" w:type="dxa"/>
              <w:left w:w="100" w:type="dxa"/>
              <w:bottom w:w="80" w:type="dxa"/>
              <w:right w:w="100" w:type="dxa"/>
            </w:tcMar>
          </w:tcPr>
          <w:p w14:paraId="4F9CC97A" w14:textId="77777777" w:rsidR="00FB6069" w:rsidRPr="00A41A82" w:rsidRDefault="00FB6069" w:rsidP="00FB6069">
            <w:pPr>
              <w:spacing w:after="240" w:line="480" w:lineRule="auto"/>
              <w:jc w:val="both"/>
              <w:rPr>
                <w:ins w:id="618" w:author="Bouzek,Heather K" w:date="2026-08-24T01:10:00Z"/>
                <w:rFonts w:ascii="Times New Roman" w:eastAsia="Times New Roman" w:hAnsi="Times New Roman" w:cs="Times New Roman"/>
                <w:sz w:val="20"/>
                <w:szCs w:val="20"/>
                <w:lang w:val="en-US"/>
                <w:rPrChange w:id="619" w:author="Bouzek,Heather K" w:date="2026-08-24T01:25:00Z" w16du:dateUtc="2026-08-24T06:25:00Z">
                  <w:rPr>
                    <w:ins w:id="620" w:author="Bouzek,Heather K" w:date="2026-08-24T01:10:00Z"/>
                    <w:rFonts w:ascii="Times New Roman" w:eastAsia="Times New Roman" w:hAnsi="Times New Roman" w:cs="Times New Roman"/>
                    <w:sz w:val="24"/>
                    <w:szCs w:val="24"/>
                    <w:lang w:val="en-US"/>
                  </w:rPr>
                </w:rPrChange>
              </w:rPr>
            </w:pPr>
            <w:ins w:id="621" w:author="Bouzek,Heather K" w:date="2026-08-24T01:10:00Z">
              <w:r>
                <w:rPr>
                  <w:rFonts w:ascii="Times New Roman" w:eastAsia="Times New Roman" w:hAnsi="Times New Roman" w:cs="Times New Roman"/>
                  <w:sz w:val="20"/>
                  <w:szCs w:val="20"/>
                  <w:lang w:val="en-US"/>
                  <w:rPrChange w:id="622" w:author="Bouzek,Heather K" w:date="2026-08-24T01:25:00Z" w16du:dateUtc="2026-08-24T06:25:00Z">
                    <w:rPr>
                      <w:rFonts w:ascii="Times New Roman" w:eastAsia="Times New Roman" w:hAnsi="Times New Roman" w:cs="Times New Roman"/>
                      <w:sz w:val="24"/>
                      <w:szCs w:val="24"/>
                      <w:lang w:val="en-US"/>
                    </w:rPr>
                  </w:rPrChange>
                </w:rPr>
                <w:t>medium_4kb</w:t>
              </w:r>
            </w:ins>
          </w:p>
        </w:tc>
        <w:tc>
          <w:tcPr>
            <w:tcW w:w="2200" w:type="dxa"/>
            <w:shd w:val="clear" w:color="auto" w:fill="F2F2F2"/>
            <w:tcMar>
              <w:top w:w="80" w:type="dxa"/>
              <w:left w:w="100" w:type="dxa"/>
              <w:bottom w:w="80" w:type="dxa"/>
              <w:right w:w="100" w:type="dxa"/>
            </w:tcMar>
          </w:tcPr>
          <w:p w14:paraId="4CEA3C37" w14:textId="77777777" w:rsidR="00FB6069" w:rsidRPr="00A41A82" w:rsidRDefault="00FB6069" w:rsidP="00FB6069">
            <w:pPr>
              <w:spacing w:after="240" w:line="480" w:lineRule="auto"/>
              <w:jc w:val="both"/>
              <w:rPr>
                <w:ins w:id="623" w:author="Bouzek,Heather K" w:date="2026-08-24T01:10:00Z"/>
                <w:rFonts w:ascii="Times New Roman" w:eastAsia="Times New Roman" w:hAnsi="Times New Roman" w:cs="Times New Roman"/>
                <w:sz w:val="20"/>
                <w:szCs w:val="20"/>
                <w:lang w:val="en-US"/>
                <w:rPrChange w:id="624" w:author="Bouzek,Heather K" w:date="2026-08-24T01:25:00Z" w16du:dateUtc="2026-08-24T06:25:00Z">
                  <w:rPr>
                    <w:ins w:id="625" w:author="Bouzek,Heather K" w:date="2026-08-24T01:10:00Z"/>
                    <w:rFonts w:ascii="Times New Roman" w:eastAsia="Times New Roman" w:hAnsi="Times New Roman" w:cs="Times New Roman"/>
                    <w:sz w:val="24"/>
                    <w:szCs w:val="24"/>
                    <w:lang w:val="en-US"/>
                  </w:rPr>
                </w:rPrChange>
              </w:rPr>
            </w:pPr>
            <w:ins w:id="626" w:author="Bouzek,Heather K" w:date="2026-08-24T01:10:00Z">
              <w:r>
                <w:rPr>
                  <w:rFonts w:ascii="Times New Roman" w:eastAsia="Times New Roman" w:hAnsi="Times New Roman" w:cs="Times New Roman"/>
                  <w:sz w:val="20"/>
                  <w:szCs w:val="20"/>
                  <w:lang w:val="en-US"/>
                  <w:rPrChange w:id="627" w:author="Bouzek,Heather K" w:date="2026-08-24T01:25:00Z" w16du:dateUtc="2026-08-24T06:25:00Z">
                    <w:rPr>
                      <w:rFonts w:ascii="Times New Roman" w:eastAsia="Times New Roman" w:hAnsi="Times New Roman" w:cs="Times New Roman"/>
                      <w:sz w:val="24"/>
                      <w:szCs w:val="24"/>
                      <w:lang w:val="en-US"/>
                    </w:rPr>
                  </w:rPrChange>
                </w:rPr>
                <w:t>4,000 bp</w:t>
              </w:r>
            </w:ins>
          </w:p>
        </w:tc>
        <w:tc>
          <w:tcPr>
            <w:tcW w:w="2200" w:type="dxa"/>
            <w:shd w:val="clear" w:color="auto" w:fill="F2F2F2"/>
            <w:tcMar>
              <w:top w:w="80" w:type="dxa"/>
              <w:left w:w="100" w:type="dxa"/>
              <w:bottom w:w="80" w:type="dxa"/>
              <w:right w:w="100" w:type="dxa"/>
            </w:tcMar>
          </w:tcPr>
          <w:p w14:paraId="5114DD3A" w14:textId="77777777" w:rsidR="00FB6069" w:rsidRPr="00A41A82" w:rsidRDefault="00FB6069">
            <w:pPr>
              <w:spacing w:after="240" w:line="480" w:lineRule="auto"/>
              <w:jc w:val="center"/>
              <w:rPr>
                <w:ins w:id="628" w:author="Bouzek,Heather K" w:date="2026-08-24T01:10:00Z"/>
                <w:rFonts w:ascii="Times New Roman" w:eastAsia="Times New Roman" w:hAnsi="Times New Roman" w:cs="Times New Roman"/>
                <w:sz w:val="20"/>
                <w:szCs w:val="20"/>
                <w:lang w:val="en-US"/>
                <w:rPrChange w:id="629" w:author="Bouzek,Heather K" w:date="2026-08-24T01:25:00Z" w16du:dateUtc="2026-08-24T06:25:00Z">
                  <w:rPr>
                    <w:ins w:id="630" w:author="Bouzek,Heather K" w:date="2026-08-24T01:10:00Z"/>
                    <w:rFonts w:ascii="Times New Roman" w:eastAsia="Times New Roman" w:hAnsi="Times New Roman" w:cs="Times New Roman"/>
                    <w:sz w:val="24"/>
                    <w:szCs w:val="24"/>
                    <w:lang w:val="en-US"/>
                  </w:rPr>
                </w:rPrChange>
              </w:rPr>
              <w:pPrChange w:id="631" w:author="Bouzek,Heather K" w:date="2026-08-24T01:26:00Z" w16du:dateUtc="2026-08-24T06:26:00Z">
                <w:pPr>
                  <w:spacing w:after="240" w:line="480" w:lineRule="auto"/>
                  <w:jc w:val="both"/>
                </w:pPr>
              </w:pPrChange>
            </w:pPr>
            <w:ins w:id="632" w:author="Bouzek,Heather K" w:date="2026-08-24T01:10:00Z">
              <w:r>
                <w:rPr>
                  <w:rFonts w:ascii="Times New Roman" w:eastAsia="Times New Roman" w:hAnsi="Times New Roman" w:cs="Times New Roman"/>
                  <w:sz w:val="20"/>
                  <w:szCs w:val="20"/>
                  <w:lang w:val="en-US"/>
                  <w:rPrChange w:id="633" w:author="Bouzek,Heather K" w:date="2026-08-24T01:25:00Z" w16du:dateUtc="2026-08-24T06:25:00Z">
                    <w:rPr>
                      <w:rFonts w:ascii="Times New Roman" w:eastAsia="Times New Roman" w:hAnsi="Times New Roman" w:cs="Times New Roman"/>
                      <w:sz w:val="24"/>
                      <w:szCs w:val="24"/>
                      <w:lang w:val="en-US"/>
                    </w:rPr>
                  </w:rPrChange>
                </w:rPr>
                <w:t>8</w:t>
              </w:r>
            </w:ins>
          </w:p>
        </w:tc>
        <w:tc>
          <w:tcPr>
            <w:tcW w:w="2560" w:type="dxa"/>
            <w:shd w:val="clear" w:color="auto" w:fill="F2F2F2"/>
            <w:tcMar>
              <w:top w:w="80" w:type="dxa"/>
              <w:left w:w="100" w:type="dxa"/>
              <w:bottom w:w="80" w:type="dxa"/>
              <w:right w:w="100" w:type="dxa"/>
            </w:tcMar>
          </w:tcPr>
          <w:p w14:paraId="2877CC58" w14:textId="77777777" w:rsidR="00FB6069" w:rsidRPr="00A41A82" w:rsidRDefault="00FB6069">
            <w:pPr>
              <w:spacing w:after="240" w:line="480" w:lineRule="auto"/>
              <w:jc w:val="center"/>
              <w:rPr>
                <w:ins w:id="634" w:author="Bouzek,Heather K" w:date="2026-08-24T01:10:00Z"/>
                <w:rFonts w:ascii="Times New Roman" w:eastAsia="Times New Roman" w:hAnsi="Times New Roman" w:cs="Times New Roman"/>
                <w:sz w:val="20"/>
                <w:szCs w:val="20"/>
                <w:lang w:val="en-US"/>
                <w:rPrChange w:id="635" w:author="Bouzek,Heather K" w:date="2026-08-24T01:25:00Z" w16du:dateUtc="2026-08-24T06:25:00Z">
                  <w:rPr>
                    <w:ins w:id="636" w:author="Bouzek,Heather K" w:date="2026-08-24T01:10:00Z"/>
                    <w:rFonts w:ascii="Times New Roman" w:eastAsia="Times New Roman" w:hAnsi="Times New Roman" w:cs="Times New Roman"/>
                    <w:sz w:val="24"/>
                    <w:szCs w:val="24"/>
                    <w:lang w:val="en-US"/>
                  </w:rPr>
                </w:rPrChange>
              </w:rPr>
              <w:pPrChange w:id="637" w:author="Bouzek,Heather K" w:date="2026-08-24T01:26:00Z" w16du:dateUtc="2026-08-24T06:26:00Z">
                <w:pPr>
                  <w:spacing w:after="240" w:line="480" w:lineRule="auto"/>
                  <w:jc w:val="both"/>
                </w:pPr>
              </w:pPrChange>
            </w:pPr>
            <w:ins w:id="638" w:author="Bouzek,Heather K" w:date="2026-08-24T01:10:00Z">
              <w:r>
                <w:rPr>
                  <w:rFonts w:ascii="Times New Roman" w:eastAsia="Times New Roman" w:hAnsi="Times New Roman" w:cs="Times New Roman"/>
                  <w:sz w:val="20"/>
                  <w:szCs w:val="20"/>
                  <w:lang w:val="en-US"/>
                  <w:rPrChange w:id="639" w:author="Bouzek,Heather K" w:date="2026-08-24T01:25:00Z" w16du:dateUtc="2026-08-24T06:25:00Z">
                    <w:rPr>
                      <w:rFonts w:ascii="Times New Roman" w:eastAsia="Times New Roman" w:hAnsi="Times New Roman" w:cs="Times New Roman"/>
                      <w:sz w:val="24"/>
                      <w:szCs w:val="24"/>
                      <w:lang w:val="en-US"/>
                    </w:rPr>
                  </w:rPrChange>
                </w:rPr>
                <w:t>11</w:t>
              </w:r>
            </w:ins>
          </w:p>
        </w:tc>
      </w:tr>
      <w:tr w:rsidR="00FB6069" w:rsidRPr="00FB6069" w14:paraId="30913A67" w14:textId="77777777" w:rsidTr="00415861">
        <w:trPr>
          <w:cantSplit/>
          <w:ins w:id="640" w:author="Bouzek,Heather K" w:date="2026-08-24T01:10:00Z"/>
        </w:trPr>
        <w:tc>
          <w:tcPr>
            <w:tcW w:w="2400" w:type="dxa"/>
            <w:tcMar>
              <w:top w:w="80" w:type="dxa"/>
              <w:left w:w="100" w:type="dxa"/>
              <w:bottom w:w="80" w:type="dxa"/>
              <w:right w:w="100" w:type="dxa"/>
            </w:tcMar>
          </w:tcPr>
          <w:p w14:paraId="396C2CDC" w14:textId="77777777" w:rsidR="00FB6069" w:rsidRPr="00A41A82" w:rsidRDefault="00FB6069" w:rsidP="00FB6069">
            <w:pPr>
              <w:spacing w:after="240" w:line="480" w:lineRule="auto"/>
              <w:jc w:val="both"/>
              <w:rPr>
                <w:ins w:id="641" w:author="Bouzek,Heather K" w:date="2026-08-24T01:10:00Z"/>
                <w:rFonts w:ascii="Times New Roman" w:eastAsia="Times New Roman" w:hAnsi="Times New Roman" w:cs="Times New Roman"/>
                <w:sz w:val="20"/>
                <w:szCs w:val="20"/>
                <w:lang w:val="en-US"/>
                <w:rPrChange w:id="642" w:author="Bouzek,Heather K" w:date="2026-08-24T01:25:00Z" w16du:dateUtc="2026-08-24T06:25:00Z">
                  <w:rPr>
                    <w:ins w:id="643" w:author="Bouzek,Heather K" w:date="2026-08-24T01:10:00Z"/>
                    <w:rFonts w:ascii="Times New Roman" w:eastAsia="Times New Roman" w:hAnsi="Times New Roman" w:cs="Times New Roman"/>
                    <w:sz w:val="24"/>
                    <w:szCs w:val="24"/>
                    <w:lang w:val="en-US"/>
                  </w:rPr>
                </w:rPrChange>
              </w:rPr>
            </w:pPr>
            <w:ins w:id="644" w:author="Bouzek,Heather K" w:date="2026-08-24T01:10:00Z">
              <w:r>
                <w:rPr>
                  <w:rFonts w:ascii="Times New Roman" w:eastAsia="Times New Roman" w:hAnsi="Times New Roman" w:cs="Times New Roman"/>
                  <w:sz w:val="20"/>
                  <w:szCs w:val="20"/>
                  <w:lang w:val="en-US"/>
                  <w:rPrChange w:id="645" w:author="Bouzek,Heather K" w:date="2026-08-24T01:25:00Z" w16du:dateUtc="2026-08-24T06:25:00Z">
                    <w:rPr>
                      <w:rFonts w:ascii="Times New Roman" w:eastAsia="Times New Roman" w:hAnsi="Times New Roman" w:cs="Times New Roman"/>
                      <w:sz w:val="24"/>
                      <w:szCs w:val="24"/>
                      <w:lang w:val="en-US"/>
                    </w:rPr>
                  </w:rPrChange>
                </w:rPr>
                <w:t>large_10kb</w:t>
              </w:r>
            </w:ins>
          </w:p>
        </w:tc>
        <w:tc>
          <w:tcPr>
            <w:tcW w:w="2200" w:type="dxa"/>
            <w:tcMar>
              <w:top w:w="80" w:type="dxa"/>
              <w:left w:w="100" w:type="dxa"/>
              <w:bottom w:w="80" w:type="dxa"/>
              <w:right w:w="100" w:type="dxa"/>
            </w:tcMar>
          </w:tcPr>
          <w:p w14:paraId="0601C2AD" w14:textId="77777777" w:rsidR="00FB6069" w:rsidRPr="00A41A82" w:rsidRDefault="00FB6069" w:rsidP="00FB6069">
            <w:pPr>
              <w:spacing w:after="240" w:line="480" w:lineRule="auto"/>
              <w:jc w:val="both"/>
              <w:rPr>
                <w:ins w:id="646" w:author="Bouzek,Heather K" w:date="2026-08-24T01:10:00Z"/>
                <w:rFonts w:ascii="Times New Roman" w:eastAsia="Times New Roman" w:hAnsi="Times New Roman" w:cs="Times New Roman"/>
                <w:sz w:val="20"/>
                <w:szCs w:val="20"/>
                <w:lang w:val="en-US"/>
                <w:rPrChange w:id="647" w:author="Bouzek,Heather K" w:date="2026-08-24T01:25:00Z" w16du:dateUtc="2026-08-24T06:25:00Z">
                  <w:rPr>
                    <w:ins w:id="648" w:author="Bouzek,Heather K" w:date="2026-08-24T01:10:00Z"/>
                    <w:rFonts w:ascii="Times New Roman" w:eastAsia="Times New Roman" w:hAnsi="Times New Roman" w:cs="Times New Roman"/>
                    <w:sz w:val="24"/>
                    <w:szCs w:val="24"/>
                    <w:lang w:val="en-US"/>
                  </w:rPr>
                </w:rPrChange>
              </w:rPr>
            </w:pPr>
            <w:ins w:id="649" w:author="Bouzek,Heather K" w:date="2026-08-24T01:10:00Z">
              <w:r>
                <w:rPr>
                  <w:rFonts w:ascii="Times New Roman" w:eastAsia="Times New Roman" w:hAnsi="Times New Roman" w:cs="Times New Roman"/>
                  <w:sz w:val="20"/>
                  <w:szCs w:val="20"/>
                  <w:lang w:val="en-US"/>
                  <w:rPrChange w:id="650" w:author="Bouzek,Heather K" w:date="2026-08-24T01:25:00Z" w16du:dateUtc="2026-08-24T06:25:00Z">
                    <w:rPr>
                      <w:rFonts w:ascii="Times New Roman" w:eastAsia="Times New Roman" w:hAnsi="Times New Roman" w:cs="Times New Roman"/>
                      <w:sz w:val="24"/>
                      <w:szCs w:val="24"/>
                      <w:lang w:val="en-US"/>
                    </w:rPr>
                  </w:rPrChange>
                </w:rPr>
                <w:t>10,000 bp</w:t>
              </w:r>
            </w:ins>
          </w:p>
        </w:tc>
        <w:tc>
          <w:tcPr>
            <w:tcW w:w="2200" w:type="dxa"/>
            <w:tcMar>
              <w:top w:w="80" w:type="dxa"/>
              <w:left w:w="100" w:type="dxa"/>
              <w:bottom w:w="80" w:type="dxa"/>
              <w:right w:w="100" w:type="dxa"/>
            </w:tcMar>
          </w:tcPr>
          <w:p w14:paraId="0C9616A8" w14:textId="77777777" w:rsidR="00FB6069" w:rsidRPr="00A41A82" w:rsidRDefault="00FB6069">
            <w:pPr>
              <w:spacing w:after="240" w:line="480" w:lineRule="auto"/>
              <w:jc w:val="center"/>
              <w:rPr>
                <w:ins w:id="651" w:author="Bouzek,Heather K" w:date="2026-08-24T01:10:00Z"/>
                <w:rFonts w:ascii="Times New Roman" w:eastAsia="Times New Roman" w:hAnsi="Times New Roman" w:cs="Times New Roman"/>
                <w:sz w:val="20"/>
                <w:szCs w:val="20"/>
                <w:lang w:val="en-US"/>
                <w:rPrChange w:id="652" w:author="Bouzek,Heather K" w:date="2026-08-24T01:25:00Z" w16du:dateUtc="2026-08-24T06:25:00Z">
                  <w:rPr>
                    <w:ins w:id="653" w:author="Bouzek,Heather K" w:date="2026-08-24T01:10:00Z"/>
                    <w:rFonts w:ascii="Times New Roman" w:eastAsia="Times New Roman" w:hAnsi="Times New Roman" w:cs="Times New Roman"/>
                    <w:sz w:val="24"/>
                    <w:szCs w:val="24"/>
                    <w:lang w:val="en-US"/>
                  </w:rPr>
                </w:rPrChange>
              </w:rPr>
              <w:pPrChange w:id="654" w:author="Bouzek,Heather K" w:date="2026-08-24T01:26:00Z" w16du:dateUtc="2026-08-24T06:26:00Z">
                <w:pPr>
                  <w:spacing w:after="240" w:line="480" w:lineRule="auto"/>
                  <w:jc w:val="both"/>
                </w:pPr>
              </w:pPrChange>
            </w:pPr>
            <w:ins w:id="655" w:author="Bouzek,Heather K" w:date="2026-08-24T01:10:00Z">
              <w:r>
                <w:rPr>
                  <w:rFonts w:ascii="Times New Roman" w:eastAsia="Times New Roman" w:hAnsi="Times New Roman" w:cs="Times New Roman"/>
                  <w:sz w:val="20"/>
                  <w:szCs w:val="20"/>
                  <w:lang w:val="en-US"/>
                  <w:rPrChange w:id="656" w:author="Bouzek,Heather K" w:date="2026-08-24T01:25:00Z" w16du:dateUtc="2026-08-24T06:25:00Z">
                    <w:rPr>
                      <w:rFonts w:ascii="Times New Roman" w:eastAsia="Times New Roman" w:hAnsi="Times New Roman" w:cs="Times New Roman"/>
                      <w:sz w:val="24"/>
                      <w:szCs w:val="24"/>
                      <w:lang w:val="en-US"/>
                    </w:rPr>
                  </w:rPrChange>
                </w:rPr>
                <w:t>22</w:t>
              </w:r>
            </w:ins>
          </w:p>
        </w:tc>
        <w:tc>
          <w:tcPr>
            <w:tcW w:w="2560" w:type="dxa"/>
            <w:tcMar>
              <w:top w:w="80" w:type="dxa"/>
              <w:left w:w="100" w:type="dxa"/>
              <w:bottom w:w="80" w:type="dxa"/>
              <w:right w:w="100" w:type="dxa"/>
            </w:tcMar>
          </w:tcPr>
          <w:p w14:paraId="74EFDA29" w14:textId="77777777" w:rsidR="00FB6069" w:rsidRPr="00A41A82" w:rsidRDefault="00FB6069">
            <w:pPr>
              <w:spacing w:after="240" w:line="480" w:lineRule="auto"/>
              <w:jc w:val="center"/>
              <w:rPr>
                <w:ins w:id="657" w:author="Bouzek,Heather K" w:date="2026-08-24T01:10:00Z"/>
                <w:rFonts w:ascii="Times New Roman" w:eastAsia="Times New Roman" w:hAnsi="Times New Roman" w:cs="Times New Roman"/>
                <w:sz w:val="20"/>
                <w:szCs w:val="20"/>
                <w:lang w:val="en-US"/>
                <w:rPrChange w:id="658" w:author="Bouzek,Heather K" w:date="2026-08-24T01:25:00Z" w16du:dateUtc="2026-08-24T06:25:00Z">
                  <w:rPr>
                    <w:ins w:id="659" w:author="Bouzek,Heather K" w:date="2026-08-24T01:10:00Z"/>
                    <w:rFonts w:ascii="Times New Roman" w:eastAsia="Times New Roman" w:hAnsi="Times New Roman" w:cs="Times New Roman"/>
                    <w:sz w:val="24"/>
                    <w:szCs w:val="24"/>
                    <w:lang w:val="en-US"/>
                  </w:rPr>
                </w:rPrChange>
              </w:rPr>
              <w:pPrChange w:id="660" w:author="Bouzek,Heather K" w:date="2026-08-24T01:26:00Z" w16du:dateUtc="2026-08-24T06:26:00Z">
                <w:pPr>
                  <w:spacing w:after="240" w:line="480" w:lineRule="auto"/>
                  <w:jc w:val="both"/>
                </w:pPr>
              </w:pPrChange>
            </w:pPr>
            <w:ins w:id="661" w:author="Bouzek,Heather K" w:date="2026-08-24T01:10:00Z">
              <w:r>
                <w:rPr>
                  <w:rFonts w:ascii="Times New Roman" w:eastAsia="Times New Roman" w:hAnsi="Times New Roman" w:cs="Times New Roman"/>
                  <w:sz w:val="20"/>
                  <w:szCs w:val="20"/>
                  <w:lang w:val="en-US"/>
                  <w:rPrChange w:id="662" w:author="Bouzek,Heather K" w:date="2026-08-24T01:25:00Z" w16du:dateUtc="2026-08-24T06:25:00Z">
                    <w:rPr>
                      <w:rFonts w:ascii="Times New Roman" w:eastAsia="Times New Roman" w:hAnsi="Times New Roman" w:cs="Times New Roman"/>
                      <w:sz w:val="24"/>
                      <w:szCs w:val="24"/>
                      <w:lang w:val="en-US"/>
                    </w:rPr>
                  </w:rPrChange>
                </w:rPr>
                <w:t>22</w:t>
              </w:r>
            </w:ins>
          </w:p>
        </w:tc>
      </w:tr>
      <w:tr w:rsidR="00FB6069" w:rsidRPr="00FB6069" w14:paraId="4ADFD9FB" w14:textId="77777777" w:rsidTr="00194E18">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Change w:id="663" w:author="Bouzek,Heather K" w:date="2026-08-24T01:15:00Z" w16du:dateUtc="2026-08-24T06:15:00Z">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blPrExChange>
        </w:tblPrEx>
        <w:trPr>
          <w:cantSplit/>
          <w:trHeight w:val="225"/>
          <w:ins w:id="664" w:author="Bouzek,Heather K" w:date="2026-08-24T01:10:00Z"/>
        </w:trPr>
        <w:tc>
          <w:tcPr>
            <w:tcW w:w="2400" w:type="dxa"/>
            <w:shd w:val="clear" w:color="auto" w:fill="F2F2F2"/>
            <w:tcMar>
              <w:top w:w="80" w:type="dxa"/>
              <w:left w:w="100" w:type="dxa"/>
              <w:bottom w:w="80" w:type="dxa"/>
              <w:right w:w="100" w:type="dxa"/>
            </w:tcMar>
            <w:tcPrChange w:id="665" w:author="Bouzek,Heather K" w:date="2026-08-24T01:15:00Z" w16du:dateUtc="2026-08-24T06:15:00Z">
              <w:tcPr>
                <w:tcW w:w="2400" w:type="dxa"/>
                <w:shd w:val="clear" w:color="auto" w:fill="F2F2F2"/>
                <w:tcMar>
                  <w:top w:w="80" w:type="dxa"/>
                  <w:left w:w="100" w:type="dxa"/>
                  <w:bottom w:w="80" w:type="dxa"/>
                  <w:right w:w="100" w:type="dxa"/>
                </w:tcMar>
              </w:tcPr>
            </w:tcPrChange>
          </w:tcPr>
          <w:p w14:paraId="4E7A3D49" w14:textId="77777777" w:rsidR="00FB6069" w:rsidRPr="00A41A82" w:rsidRDefault="00FB6069" w:rsidP="00FB6069">
            <w:pPr>
              <w:spacing w:after="240" w:line="480" w:lineRule="auto"/>
              <w:jc w:val="both"/>
              <w:rPr>
                <w:ins w:id="666" w:author="Bouzek,Heather K" w:date="2026-08-24T01:10:00Z"/>
                <w:rFonts w:ascii="Times New Roman" w:eastAsia="Times New Roman" w:hAnsi="Times New Roman" w:cs="Times New Roman"/>
                <w:sz w:val="20"/>
                <w:szCs w:val="20"/>
                <w:lang w:val="en-US"/>
                <w:rPrChange w:id="667" w:author="Bouzek,Heather K" w:date="2026-08-24T01:25:00Z" w16du:dateUtc="2026-08-24T06:25:00Z">
                  <w:rPr>
                    <w:ins w:id="668" w:author="Bouzek,Heather K" w:date="2026-08-24T01:10:00Z"/>
                    <w:rFonts w:ascii="Times New Roman" w:eastAsia="Times New Roman" w:hAnsi="Times New Roman" w:cs="Times New Roman"/>
                    <w:sz w:val="24"/>
                    <w:szCs w:val="24"/>
                    <w:lang w:val="en-US"/>
                  </w:rPr>
                </w:rPrChange>
              </w:rPr>
            </w:pPr>
            <w:ins w:id="669" w:author="Bouzek,Heather K" w:date="2026-08-24T01:10:00Z">
              <w:r>
                <w:rPr>
                  <w:rFonts w:ascii="Times New Roman" w:eastAsia="Times New Roman" w:hAnsi="Times New Roman" w:cs="Times New Roman"/>
                  <w:sz w:val="20"/>
                  <w:szCs w:val="20"/>
                  <w:lang w:val="en-US"/>
                  <w:rPrChange w:id="670" w:author="Bouzek,Heather K" w:date="2026-08-24T01:25:00Z" w16du:dateUtc="2026-08-24T06:25:00Z">
                    <w:rPr>
                      <w:rFonts w:ascii="Times New Roman" w:eastAsia="Times New Roman" w:hAnsi="Times New Roman" w:cs="Times New Roman"/>
                      <w:sz w:val="24"/>
                      <w:szCs w:val="24"/>
                      <w:lang w:val="en-US"/>
                    </w:rPr>
                  </w:rPrChange>
                </w:rPr>
                <w:t>xlarge_20kb</w:t>
              </w:r>
            </w:ins>
          </w:p>
        </w:tc>
        <w:tc>
          <w:tcPr>
            <w:tcW w:w="2200" w:type="dxa"/>
            <w:shd w:val="clear" w:color="auto" w:fill="F2F2F2"/>
            <w:tcMar>
              <w:top w:w="80" w:type="dxa"/>
              <w:left w:w="100" w:type="dxa"/>
              <w:bottom w:w="80" w:type="dxa"/>
              <w:right w:w="100" w:type="dxa"/>
            </w:tcMar>
            <w:tcPrChange w:id="671" w:author="Bouzek,Heather K" w:date="2026-08-24T01:15:00Z" w16du:dateUtc="2026-08-24T06:15:00Z">
              <w:tcPr>
                <w:tcW w:w="2200" w:type="dxa"/>
                <w:shd w:val="clear" w:color="auto" w:fill="F2F2F2"/>
                <w:tcMar>
                  <w:top w:w="80" w:type="dxa"/>
                  <w:left w:w="100" w:type="dxa"/>
                  <w:bottom w:w="80" w:type="dxa"/>
                  <w:right w:w="100" w:type="dxa"/>
                </w:tcMar>
              </w:tcPr>
            </w:tcPrChange>
          </w:tcPr>
          <w:p w14:paraId="428DF861" w14:textId="77777777" w:rsidR="00FB6069" w:rsidRPr="00A41A82" w:rsidRDefault="00FB6069" w:rsidP="00FB6069">
            <w:pPr>
              <w:spacing w:after="240" w:line="480" w:lineRule="auto"/>
              <w:jc w:val="both"/>
              <w:rPr>
                <w:ins w:id="672" w:author="Bouzek,Heather K" w:date="2026-08-24T01:10:00Z"/>
                <w:rFonts w:ascii="Times New Roman" w:eastAsia="Times New Roman" w:hAnsi="Times New Roman" w:cs="Times New Roman"/>
                <w:sz w:val="20"/>
                <w:szCs w:val="20"/>
                <w:lang w:val="en-US"/>
                <w:rPrChange w:id="673" w:author="Bouzek,Heather K" w:date="2026-08-24T01:25:00Z" w16du:dateUtc="2026-08-24T06:25:00Z">
                  <w:rPr>
                    <w:ins w:id="674" w:author="Bouzek,Heather K" w:date="2026-08-24T01:10:00Z"/>
                    <w:rFonts w:ascii="Times New Roman" w:eastAsia="Times New Roman" w:hAnsi="Times New Roman" w:cs="Times New Roman"/>
                    <w:sz w:val="24"/>
                    <w:szCs w:val="24"/>
                    <w:lang w:val="en-US"/>
                  </w:rPr>
                </w:rPrChange>
              </w:rPr>
            </w:pPr>
            <w:ins w:id="675" w:author="Bouzek,Heather K" w:date="2026-08-24T01:10:00Z">
              <w:r>
                <w:rPr>
                  <w:rFonts w:ascii="Times New Roman" w:eastAsia="Times New Roman" w:hAnsi="Times New Roman" w:cs="Times New Roman"/>
                  <w:sz w:val="20"/>
                  <w:szCs w:val="20"/>
                  <w:lang w:val="en-US"/>
                  <w:rPrChange w:id="676" w:author="Bouzek,Heather K" w:date="2026-08-24T01:25:00Z" w16du:dateUtc="2026-08-24T06:25:00Z">
                    <w:rPr>
                      <w:rFonts w:ascii="Times New Roman" w:eastAsia="Times New Roman" w:hAnsi="Times New Roman" w:cs="Times New Roman"/>
                      <w:sz w:val="24"/>
                      <w:szCs w:val="24"/>
                      <w:lang w:val="en-US"/>
                    </w:rPr>
                  </w:rPrChange>
                </w:rPr>
                <w:t>20,000 bp</w:t>
              </w:r>
            </w:ins>
          </w:p>
        </w:tc>
        <w:tc>
          <w:tcPr>
            <w:tcW w:w="2200" w:type="dxa"/>
            <w:shd w:val="clear" w:color="auto" w:fill="F2F2F2"/>
            <w:tcMar>
              <w:top w:w="80" w:type="dxa"/>
              <w:left w:w="100" w:type="dxa"/>
              <w:bottom w:w="80" w:type="dxa"/>
              <w:right w:w="100" w:type="dxa"/>
            </w:tcMar>
            <w:tcPrChange w:id="677" w:author="Bouzek,Heather K" w:date="2026-08-24T01:15:00Z" w16du:dateUtc="2026-08-24T06:15:00Z">
              <w:tcPr>
                <w:tcW w:w="2200" w:type="dxa"/>
                <w:shd w:val="clear" w:color="auto" w:fill="F2F2F2"/>
                <w:tcMar>
                  <w:top w:w="80" w:type="dxa"/>
                  <w:left w:w="100" w:type="dxa"/>
                  <w:bottom w:w="80" w:type="dxa"/>
                  <w:right w:w="100" w:type="dxa"/>
                </w:tcMar>
              </w:tcPr>
            </w:tcPrChange>
          </w:tcPr>
          <w:p w14:paraId="5B7E796D" w14:textId="77777777" w:rsidR="00FB6069" w:rsidRPr="00A41A82" w:rsidRDefault="00FB6069">
            <w:pPr>
              <w:spacing w:after="240" w:line="480" w:lineRule="auto"/>
              <w:jc w:val="center"/>
              <w:rPr>
                <w:ins w:id="678" w:author="Bouzek,Heather K" w:date="2026-08-24T01:10:00Z"/>
                <w:rFonts w:ascii="Times New Roman" w:eastAsia="Times New Roman" w:hAnsi="Times New Roman" w:cs="Times New Roman"/>
                <w:sz w:val="20"/>
                <w:szCs w:val="20"/>
                <w:lang w:val="en-US"/>
                <w:rPrChange w:id="679" w:author="Bouzek,Heather K" w:date="2026-08-24T01:25:00Z" w16du:dateUtc="2026-08-24T06:25:00Z">
                  <w:rPr>
                    <w:ins w:id="680" w:author="Bouzek,Heather K" w:date="2026-08-24T01:10:00Z"/>
                    <w:rFonts w:ascii="Times New Roman" w:eastAsia="Times New Roman" w:hAnsi="Times New Roman" w:cs="Times New Roman"/>
                    <w:sz w:val="24"/>
                    <w:szCs w:val="24"/>
                    <w:lang w:val="en-US"/>
                  </w:rPr>
                </w:rPrChange>
              </w:rPr>
              <w:pPrChange w:id="681" w:author="Bouzek,Heather K" w:date="2026-08-24T01:26:00Z" w16du:dateUtc="2026-08-24T06:26:00Z">
                <w:pPr>
                  <w:spacing w:after="240" w:line="480" w:lineRule="auto"/>
                  <w:jc w:val="both"/>
                </w:pPr>
              </w:pPrChange>
            </w:pPr>
            <w:ins w:id="682" w:author="Bouzek,Heather K" w:date="2026-08-24T01:10:00Z">
              <w:r>
                <w:rPr>
                  <w:rFonts w:ascii="Times New Roman" w:eastAsia="Times New Roman" w:hAnsi="Times New Roman" w:cs="Times New Roman"/>
                  <w:sz w:val="20"/>
                  <w:szCs w:val="20"/>
                  <w:lang w:val="en-US"/>
                  <w:rPrChange w:id="683" w:author="Bouzek,Heather K" w:date="2026-08-24T01:25:00Z" w16du:dateUtc="2026-08-24T06:25:00Z">
                    <w:rPr>
                      <w:rFonts w:ascii="Times New Roman" w:eastAsia="Times New Roman" w:hAnsi="Times New Roman" w:cs="Times New Roman"/>
                      <w:sz w:val="24"/>
                      <w:szCs w:val="24"/>
                      <w:lang w:val="en-US"/>
                    </w:rPr>
                  </w:rPrChange>
                </w:rPr>
                <w:t>43</w:t>
              </w:r>
            </w:ins>
          </w:p>
        </w:tc>
        <w:tc>
          <w:tcPr>
            <w:tcW w:w="2560" w:type="dxa"/>
            <w:shd w:val="clear" w:color="auto" w:fill="F2F2F2"/>
            <w:tcMar>
              <w:top w:w="80" w:type="dxa"/>
              <w:left w:w="100" w:type="dxa"/>
              <w:bottom w:w="80" w:type="dxa"/>
              <w:right w:w="100" w:type="dxa"/>
            </w:tcMar>
            <w:tcPrChange w:id="684" w:author="Bouzek,Heather K" w:date="2026-08-24T01:15:00Z" w16du:dateUtc="2026-08-24T06:15:00Z">
              <w:tcPr>
                <w:tcW w:w="2560" w:type="dxa"/>
                <w:shd w:val="clear" w:color="auto" w:fill="F2F2F2"/>
                <w:tcMar>
                  <w:top w:w="80" w:type="dxa"/>
                  <w:left w:w="100" w:type="dxa"/>
                  <w:bottom w:w="80" w:type="dxa"/>
                  <w:right w:w="100" w:type="dxa"/>
                </w:tcMar>
              </w:tcPr>
            </w:tcPrChange>
          </w:tcPr>
          <w:p w14:paraId="1E0542C9" w14:textId="77777777" w:rsidR="00FB6069" w:rsidRPr="00A41A82" w:rsidRDefault="00FB6069">
            <w:pPr>
              <w:spacing w:after="240" w:line="480" w:lineRule="auto"/>
              <w:jc w:val="center"/>
              <w:rPr>
                <w:ins w:id="685" w:author="Bouzek,Heather K" w:date="2026-08-24T01:10:00Z"/>
                <w:rFonts w:ascii="Times New Roman" w:eastAsia="Times New Roman" w:hAnsi="Times New Roman" w:cs="Times New Roman"/>
                <w:sz w:val="20"/>
                <w:szCs w:val="20"/>
                <w:lang w:val="en-US"/>
                <w:rPrChange w:id="686" w:author="Bouzek,Heather K" w:date="2026-08-24T01:25:00Z" w16du:dateUtc="2026-08-24T06:25:00Z">
                  <w:rPr>
                    <w:ins w:id="687" w:author="Bouzek,Heather K" w:date="2026-08-24T01:10:00Z"/>
                    <w:rFonts w:ascii="Times New Roman" w:eastAsia="Times New Roman" w:hAnsi="Times New Roman" w:cs="Times New Roman"/>
                    <w:sz w:val="24"/>
                    <w:szCs w:val="24"/>
                    <w:lang w:val="en-US"/>
                  </w:rPr>
                </w:rPrChange>
              </w:rPr>
              <w:pPrChange w:id="688" w:author="Bouzek,Heather K" w:date="2026-08-24T01:26:00Z" w16du:dateUtc="2026-08-24T06:26:00Z">
                <w:pPr>
                  <w:spacing w:after="240" w:line="480" w:lineRule="auto"/>
                  <w:jc w:val="both"/>
                </w:pPr>
              </w:pPrChange>
            </w:pPr>
            <w:ins w:id="689" w:author="Bouzek,Heather K" w:date="2026-08-24T01:10:00Z">
              <w:r>
                <w:rPr>
                  <w:rFonts w:ascii="Times New Roman" w:eastAsia="Times New Roman" w:hAnsi="Times New Roman" w:cs="Times New Roman"/>
                  <w:sz w:val="20"/>
                  <w:szCs w:val="20"/>
                  <w:lang w:val="en-US"/>
                  <w:rPrChange w:id="690" w:author="Bouzek,Heather K" w:date="2026-08-24T01:25:00Z" w16du:dateUtc="2026-08-24T06:25:00Z">
                    <w:rPr>
                      <w:rFonts w:ascii="Times New Roman" w:eastAsia="Times New Roman" w:hAnsi="Times New Roman" w:cs="Times New Roman"/>
                      <w:sz w:val="24"/>
                      <w:szCs w:val="24"/>
                      <w:lang w:val="en-US"/>
                    </w:rPr>
                  </w:rPrChange>
                </w:rPr>
                <w:t>49</w:t>
              </w:r>
            </w:ins>
          </w:p>
        </w:tc>
      </w:tr>
    </w:tbl>
    <w:p w14:paraId="2E2E00F4" w14:textId="77777777" w:rsidR="00FB6069" w:rsidRDefault="00FB6069" w:rsidP="00FB6069">
      <w:pPr>
        <w:spacing w:after="240" w:line="480" w:lineRule="auto"/>
        <w:jc w:val="both"/>
        <w:rPr>
          <w:ins w:id="691" w:author="Bouzek,Heather K" w:date="2026-08-24T01:10:00Z" w16du:dateUtc="2026-08-24T06:10:00Z"/>
          <w:rFonts w:ascii="Times New Roman" w:eastAsia="Times New Roman" w:hAnsi="Times New Roman" w:cs="Times New Roman"/>
          <w:sz w:val="24"/>
          <w:szCs w:val="24"/>
          <w:lang w:val="en-US"/>
        </w:rPr>
      </w:pPr>
    </w:p>
    <w:p w14:paraId="6650BB85" w14:textId="5BBEEC75" w:rsidR="00FB6069" w:rsidRPr="00FB6069" w:rsidRDefault="00FB6069" w:rsidP="00FB6069">
      <w:pPr>
        <w:spacing w:after="240" w:line="480" w:lineRule="auto"/>
        <w:jc w:val="both"/>
        <w:rPr>
          <w:ins w:id="692" w:author="Bouzek,Heather K" w:date="2026-08-24T01:11:00Z"/>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Table 3. Wall-clock time by construct size</w:t>
      </w:r>
      <w:del w:id="693" w:author="Bouzek,Heather K" w:date="2026-08-30T11:37:00Z" w16du:dateUtc="2026-08-30T16:37:00Z">
        <w:r>
          <w:rPr>
            <w:rFonts w:ascii="Times New Roman" w:eastAsia="Times New Roman" w:hAnsi="Times New Roman" w:cs="Times New Roman"/>
            <w:b/>
            <w:bCs/>
            <w:sz w:val="24"/>
            <w:szCs w:val="24"/>
            <w:lang w:val="en-US"/>
          </w:rPr>
          <w:delText>.</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2280"/>
        <w:gridCol w:w="1880"/>
        <w:tblGridChange w:id="694">
          <w:tblGrid>
            <w:gridCol w:w="1600"/>
            <w:gridCol w:w="1800"/>
            <w:gridCol w:w="1800"/>
            <w:gridCol w:w="2280"/>
            <w:gridCol w:w="1880"/>
          </w:tblGrid>
        </w:tblGridChange>
      </w:tblGrid>
      <w:tr w:rsidR="00FB6069" w:rsidRPr="00FB6069" w14:paraId="1303EF25" w14:textId="77777777" w:rsidTr="00415861">
        <w:trPr>
          <w:cantSplit/>
          <w:tblHeader/>
          <w:ins w:id="695" w:author="Bouzek,Heather K" w:date="2026-08-24T01:11:00Z"/>
        </w:trPr>
        <w:tc>
          <w:tcPr>
            <w:tcW w:w="1600" w:type="dxa"/>
            <w:shd w:val="clear" w:color="auto" w:fill="1F3864"/>
            <w:tcMar>
              <w:top w:w="80" w:type="dxa"/>
              <w:left w:w="100" w:type="dxa"/>
              <w:bottom w:w="80" w:type="dxa"/>
              <w:right w:w="100" w:type="dxa"/>
            </w:tcMar>
          </w:tcPr>
          <w:p w14:paraId="4236C83C" w14:textId="77777777" w:rsidR="00FB6069" w:rsidRPr="00FB6069" w:rsidRDefault="00FB6069">
            <w:pPr>
              <w:spacing w:after="240" w:line="480" w:lineRule="auto"/>
              <w:rPr>
                <w:ins w:id="696" w:author="Bouzek,Heather K" w:date="2026-08-24T01:11:00Z"/>
                <w:rFonts w:ascii="Times New Roman" w:eastAsia="Times New Roman" w:hAnsi="Times New Roman" w:cs="Times New Roman"/>
                <w:sz w:val="24"/>
                <w:szCs w:val="24"/>
                <w:lang w:val="en-US"/>
              </w:rPr>
              <w:pPrChange w:id="697" w:author="Bouzek,Heather K" w:date="2026-08-24T01:40:00Z" w16du:dateUtc="2026-08-24T06:40:00Z">
                <w:pPr>
                  <w:spacing w:after="240" w:line="480" w:lineRule="auto"/>
                  <w:jc w:val="both"/>
                </w:pPr>
              </w:pPrChange>
            </w:pPr>
            <w:ins w:id="698" w:author="Bouzek,Heather K" w:date="2026-08-24T01:11:00Z">
              <w:r>
                <w:rPr>
                  <w:rFonts w:ascii="Times New Roman" w:eastAsia="Times New Roman" w:hAnsi="Times New Roman" w:cs="Times New Roman"/>
                  <w:b/>
                  <w:bCs/>
                  <w:sz w:val="24"/>
                  <w:szCs w:val="24"/>
                  <w:lang w:val="en-US"/>
                </w:rPr>
                <w:lastRenderedPageBreak/>
                <w:t>Construct</w:t>
              </w:r>
            </w:ins>
          </w:p>
        </w:tc>
        <w:tc>
          <w:tcPr>
            <w:tcW w:w="1800" w:type="dxa"/>
            <w:shd w:val="clear" w:color="auto" w:fill="1F3864"/>
            <w:tcMar>
              <w:top w:w="80" w:type="dxa"/>
              <w:left w:w="100" w:type="dxa"/>
              <w:bottom w:w="80" w:type="dxa"/>
              <w:right w:w="100" w:type="dxa"/>
            </w:tcMar>
          </w:tcPr>
          <w:p w14:paraId="4AAC7FB6" w14:textId="77777777" w:rsidR="00FB6069" w:rsidRPr="00FB6069" w:rsidRDefault="00FB6069">
            <w:pPr>
              <w:spacing w:after="240" w:line="480" w:lineRule="auto"/>
              <w:rPr>
                <w:ins w:id="699" w:author="Bouzek,Heather K" w:date="2026-08-24T01:11:00Z"/>
                <w:rFonts w:ascii="Times New Roman" w:eastAsia="Times New Roman" w:hAnsi="Times New Roman" w:cs="Times New Roman"/>
                <w:sz w:val="24"/>
                <w:szCs w:val="24"/>
                <w:lang w:val="en-US"/>
              </w:rPr>
              <w:pPrChange w:id="700" w:author="Bouzek,Heather K" w:date="2026-08-24T01:40:00Z" w16du:dateUtc="2026-08-24T06:40:00Z">
                <w:pPr>
                  <w:spacing w:after="240" w:line="480" w:lineRule="auto"/>
                  <w:jc w:val="both"/>
                </w:pPr>
              </w:pPrChange>
            </w:pPr>
            <w:ins w:id="701" w:author="Bouzek,Heather K" w:date="2026-08-24T01:11:00Z">
              <w:r>
                <w:rPr>
                  <w:rFonts w:ascii="Times New Roman" w:eastAsia="Times New Roman" w:hAnsi="Times New Roman" w:cs="Times New Roman"/>
                  <w:b/>
                  <w:bCs/>
                  <w:sz w:val="24"/>
                  <w:szCs w:val="24"/>
                  <w:lang w:val="en-US"/>
                </w:rPr>
                <w:t>RM sites found</w:t>
              </w:r>
            </w:ins>
          </w:p>
        </w:tc>
        <w:tc>
          <w:tcPr>
            <w:tcW w:w="1800" w:type="dxa"/>
            <w:shd w:val="clear" w:color="auto" w:fill="1F3864"/>
            <w:tcMar>
              <w:top w:w="80" w:type="dxa"/>
              <w:left w:w="100" w:type="dxa"/>
              <w:bottom w:w="80" w:type="dxa"/>
              <w:right w:w="100" w:type="dxa"/>
            </w:tcMar>
          </w:tcPr>
          <w:p w14:paraId="56AC41C2" w14:textId="77777777" w:rsidR="00FB6069" w:rsidRPr="00FB6069" w:rsidRDefault="00FB6069">
            <w:pPr>
              <w:spacing w:after="240" w:line="480" w:lineRule="auto"/>
              <w:rPr>
                <w:ins w:id="702" w:author="Bouzek,Heather K" w:date="2026-08-24T01:11:00Z"/>
                <w:rFonts w:ascii="Times New Roman" w:eastAsia="Times New Roman" w:hAnsi="Times New Roman" w:cs="Times New Roman"/>
                <w:sz w:val="24"/>
                <w:szCs w:val="24"/>
                <w:lang w:val="en-US"/>
              </w:rPr>
              <w:pPrChange w:id="703" w:author="Bouzek,Heather K" w:date="2026-08-24T01:40:00Z" w16du:dateUtc="2026-08-24T06:40:00Z">
                <w:pPr>
                  <w:spacing w:after="240" w:line="480" w:lineRule="auto"/>
                  <w:jc w:val="both"/>
                </w:pPr>
              </w:pPrChange>
            </w:pPr>
            <w:ins w:id="704" w:author="Bouzek,Heather K" w:date="2026-08-24T01:11:00Z">
              <w:r>
                <w:rPr>
                  <w:rFonts w:ascii="Times New Roman" w:eastAsia="Times New Roman" w:hAnsi="Times New Roman" w:cs="Times New Roman"/>
                  <w:b/>
                  <w:bCs/>
                  <w:sz w:val="24"/>
                  <w:szCs w:val="24"/>
                  <w:lang w:val="en-US"/>
                </w:rPr>
                <w:t>Sytogen</w:t>
              </w:r>
            </w:ins>
          </w:p>
        </w:tc>
        <w:tc>
          <w:tcPr>
            <w:tcW w:w="2280" w:type="dxa"/>
            <w:shd w:val="clear" w:color="auto" w:fill="1F3864"/>
            <w:tcMar>
              <w:top w:w="80" w:type="dxa"/>
              <w:left w:w="100" w:type="dxa"/>
              <w:bottom w:w="80" w:type="dxa"/>
              <w:right w:w="100" w:type="dxa"/>
            </w:tcMar>
          </w:tcPr>
          <w:p w14:paraId="296384BF" w14:textId="77777777" w:rsidR="00FB6069" w:rsidRPr="00FB6069" w:rsidRDefault="00FB6069">
            <w:pPr>
              <w:spacing w:after="240" w:line="480" w:lineRule="auto"/>
              <w:rPr>
                <w:ins w:id="705" w:author="Bouzek,Heather K" w:date="2026-08-24T01:11:00Z"/>
                <w:rFonts w:ascii="Times New Roman" w:eastAsia="Times New Roman" w:hAnsi="Times New Roman" w:cs="Times New Roman"/>
                <w:sz w:val="24"/>
                <w:szCs w:val="24"/>
                <w:lang w:val="en-US"/>
              </w:rPr>
              <w:pPrChange w:id="706" w:author="Bouzek,Heather K" w:date="2026-08-24T01:40:00Z" w16du:dateUtc="2026-08-24T06:40:00Z">
                <w:pPr>
                  <w:spacing w:after="240" w:line="480" w:lineRule="auto"/>
                  <w:jc w:val="both"/>
                </w:pPr>
              </w:pPrChange>
            </w:pPr>
            <w:ins w:id="707" w:author="Bouzek,Heather K" w:date="2026-08-24T01:11:00Z">
              <w:r>
                <w:rPr>
                  <w:rFonts w:ascii="Times New Roman" w:eastAsia="Times New Roman" w:hAnsi="Times New Roman" w:cs="Times New Roman"/>
                  <w:b/>
                  <w:bCs/>
                  <w:sz w:val="24"/>
                  <w:szCs w:val="24"/>
                  <w:lang w:val="en-US"/>
                </w:rPr>
                <w:t>DNA Chisel (unprotected)</w:t>
              </w:r>
            </w:ins>
          </w:p>
        </w:tc>
        <w:tc>
          <w:tcPr>
            <w:tcW w:w="1880" w:type="dxa"/>
            <w:shd w:val="clear" w:color="auto" w:fill="1F3864"/>
            <w:tcMar>
              <w:top w:w="80" w:type="dxa"/>
              <w:left w:w="100" w:type="dxa"/>
              <w:bottom w:w="80" w:type="dxa"/>
              <w:right w:w="100" w:type="dxa"/>
            </w:tcMar>
          </w:tcPr>
          <w:p w14:paraId="69E861FC" w14:textId="77777777" w:rsidR="00FB6069" w:rsidRPr="00FB6069" w:rsidRDefault="00FB6069">
            <w:pPr>
              <w:spacing w:after="240" w:line="480" w:lineRule="auto"/>
              <w:rPr>
                <w:ins w:id="708" w:author="Bouzek,Heather K" w:date="2026-08-24T01:11:00Z"/>
                <w:rFonts w:ascii="Times New Roman" w:eastAsia="Times New Roman" w:hAnsi="Times New Roman" w:cs="Times New Roman"/>
                <w:sz w:val="24"/>
                <w:szCs w:val="24"/>
                <w:lang w:val="en-US"/>
              </w:rPr>
              <w:pPrChange w:id="709" w:author="Bouzek,Heather K" w:date="2026-08-24T01:40:00Z" w16du:dateUtc="2026-08-24T06:40:00Z">
                <w:pPr>
                  <w:spacing w:after="240" w:line="480" w:lineRule="auto"/>
                  <w:jc w:val="both"/>
                </w:pPr>
              </w:pPrChange>
            </w:pPr>
            <w:ins w:id="710" w:author="Bouzek,Heather K" w:date="2026-08-24T01:11:00Z">
              <w:r>
                <w:rPr>
                  <w:rFonts w:ascii="Times New Roman" w:eastAsia="Times New Roman" w:hAnsi="Times New Roman" w:cs="Times New Roman"/>
                  <w:b/>
                  <w:bCs/>
                  <w:sz w:val="24"/>
                  <w:szCs w:val="24"/>
                  <w:lang w:val="en-US"/>
                </w:rPr>
                <w:t>DNA Chisel (protected)</w:t>
              </w:r>
            </w:ins>
          </w:p>
        </w:tc>
      </w:tr>
      <w:tr w:rsidR="00FB6069" w:rsidRPr="00FB6069" w14:paraId="2F86B6B3" w14:textId="77777777" w:rsidTr="00415861">
        <w:trPr>
          <w:cantSplit/>
          <w:ins w:id="711" w:author="Bouzek,Heather K" w:date="2026-08-24T01:11:00Z"/>
        </w:trPr>
        <w:tc>
          <w:tcPr>
            <w:tcW w:w="1600" w:type="dxa"/>
            <w:tcMar>
              <w:top w:w="80" w:type="dxa"/>
              <w:left w:w="100" w:type="dxa"/>
              <w:bottom w:w="80" w:type="dxa"/>
              <w:right w:w="100" w:type="dxa"/>
            </w:tcMar>
          </w:tcPr>
          <w:p w14:paraId="18FA15D1" w14:textId="77777777" w:rsidR="00FB6069" w:rsidRPr="00A41A82" w:rsidRDefault="00FB6069" w:rsidP="00FB6069">
            <w:pPr>
              <w:spacing w:after="240" w:line="480" w:lineRule="auto"/>
              <w:jc w:val="both"/>
              <w:rPr>
                <w:ins w:id="712" w:author="Bouzek,Heather K" w:date="2026-08-24T01:11:00Z"/>
                <w:rFonts w:ascii="Times New Roman" w:eastAsia="Times New Roman" w:hAnsi="Times New Roman" w:cs="Times New Roman"/>
                <w:sz w:val="20"/>
                <w:szCs w:val="20"/>
                <w:lang w:val="en-US"/>
                <w:rPrChange w:id="713" w:author="Bouzek,Heather K" w:date="2026-08-24T01:26:00Z" w16du:dateUtc="2026-08-24T06:26:00Z">
                  <w:rPr>
                    <w:ins w:id="714" w:author="Bouzek,Heather K" w:date="2026-08-24T01:11:00Z"/>
                    <w:rFonts w:ascii="Times New Roman" w:eastAsia="Times New Roman" w:hAnsi="Times New Roman" w:cs="Times New Roman"/>
                    <w:sz w:val="24"/>
                    <w:szCs w:val="24"/>
                    <w:lang w:val="en-US"/>
                  </w:rPr>
                </w:rPrChange>
              </w:rPr>
            </w:pPr>
            <w:ins w:id="715" w:author="Bouzek,Heather K" w:date="2026-08-24T01:11:00Z">
              <w:r>
                <w:rPr>
                  <w:rFonts w:ascii="Times New Roman" w:eastAsia="Times New Roman" w:hAnsi="Times New Roman" w:cs="Times New Roman"/>
                  <w:sz w:val="20"/>
                  <w:szCs w:val="20"/>
                  <w:lang w:val="en-US"/>
                  <w:rPrChange w:id="716" w:author="Bouzek,Heather K" w:date="2026-08-24T01:26:00Z" w16du:dateUtc="2026-08-24T06:26:00Z">
                    <w:rPr>
                      <w:rFonts w:ascii="Times New Roman" w:eastAsia="Times New Roman" w:hAnsi="Times New Roman" w:cs="Times New Roman"/>
                      <w:sz w:val="24"/>
                      <w:szCs w:val="24"/>
                      <w:lang w:val="en-US"/>
                    </w:rPr>
                  </w:rPrChange>
                </w:rPr>
                <w:t>1.5 kb</w:t>
              </w:r>
            </w:ins>
          </w:p>
        </w:tc>
        <w:tc>
          <w:tcPr>
            <w:tcW w:w="1800" w:type="dxa"/>
            <w:tcMar>
              <w:top w:w="80" w:type="dxa"/>
              <w:left w:w="100" w:type="dxa"/>
              <w:bottom w:w="80" w:type="dxa"/>
              <w:right w:w="100" w:type="dxa"/>
            </w:tcMar>
          </w:tcPr>
          <w:p w14:paraId="4D23AF51" w14:textId="77777777" w:rsidR="00FB6069" w:rsidRPr="00A41A82" w:rsidRDefault="00FB6069" w:rsidP="00FB6069">
            <w:pPr>
              <w:spacing w:after="240" w:line="480" w:lineRule="auto"/>
              <w:jc w:val="both"/>
              <w:rPr>
                <w:ins w:id="717" w:author="Bouzek,Heather K" w:date="2026-08-24T01:11:00Z"/>
                <w:rFonts w:ascii="Times New Roman" w:eastAsia="Times New Roman" w:hAnsi="Times New Roman" w:cs="Times New Roman"/>
                <w:sz w:val="20"/>
                <w:szCs w:val="20"/>
                <w:lang w:val="en-US"/>
                <w:rPrChange w:id="718" w:author="Bouzek,Heather K" w:date="2026-08-24T01:26:00Z" w16du:dateUtc="2026-08-24T06:26:00Z">
                  <w:rPr>
                    <w:ins w:id="719" w:author="Bouzek,Heather K" w:date="2026-08-24T01:11:00Z"/>
                    <w:rFonts w:ascii="Times New Roman" w:eastAsia="Times New Roman" w:hAnsi="Times New Roman" w:cs="Times New Roman"/>
                    <w:sz w:val="24"/>
                    <w:szCs w:val="24"/>
                    <w:lang w:val="en-US"/>
                  </w:rPr>
                </w:rPrChange>
              </w:rPr>
            </w:pPr>
            <w:ins w:id="720" w:author="Bouzek,Heather K" w:date="2026-08-24T01:11:00Z">
              <w:r>
                <w:rPr>
                  <w:rFonts w:ascii="Times New Roman" w:eastAsia="Times New Roman" w:hAnsi="Times New Roman" w:cs="Times New Roman"/>
                  <w:sz w:val="20"/>
                  <w:szCs w:val="20"/>
                  <w:lang w:val="en-US"/>
                  <w:rPrChange w:id="721" w:author="Bouzek,Heather K" w:date="2026-08-24T01:26:00Z" w16du:dateUtc="2026-08-24T06:26:00Z">
                    <w:rPr>
                      <w:rFonts w:ascii="Times New Roman" w:eastAsia="Times New Roman" w:hAnsi="Times New Roman" w:cs="Times New Roman"/>
                      <w:sz w:val="24"/>
                      <w:szCs w:val="24"/>
                      <w:lang w:val="en-US"/>
                    </w:rPr>
                  </w:rPrChange>
                </w:rPr>
                <w:t>5</w:t>
              </w:r>
            </w:ins>
          </w:p>
        </w:tc>
        <w:tc>
          <w:tcPr>
            <w:tcW w:w="1800" w:type="dxa"/>
            <w:tcMar>
              <w:top w:w="80" w:type="dxa"/>
              <w:left w:w="100" w:type="dxa"/>
              <w:bottom w:w="80" w:type="dxa"/>
              <w:right w:w="100" w:type="dxa"/>
            </w:tcMar>
          </w:tcPr>
          <w:p w14:paraId="6D099FB3" w14:textId="77777777" w:rsidR="00FB6069" w:rsidRPr="00A41A82" w:rsidRDefault="00FB6069" w:rsidP="00FB6069">
            <w:pPr>
              <w:spacing w:after="240" w:line="480" w:lineRule="auto"/>
              <w:jc w:val="both"/>
              <w:rPr>
                <w:ins w:id="722" w:author="Bouzek,Heather K" w:date="2026-08-24T01:11:00Z"/>
                <w:rFonts w:ascii="Times New Roman" w:eastAsia="Times New Roman" w:hAnsi="Times New Roman" w:cs="Times New Roman"/>
                <w:sz w:val="20"/>
                <w:szCs w:val="20"/>
                <w:lang w:val="en-US"/>
                <w:rPrChange w:id="723" w:author="Bouzek,Heather K" w:date="2026-08-24T01:26:00Z" w16du:dateUtc="2026-08-24T06:26:00Z">
                  <w:rPr>
                    <w:ins w:id="724" w:author="Bouzek,Heather K" w:date="2026-08-24T01:11:00Z"/>
                    <w:rFonts w:ascii="Times New Roman" w:eastAsia="Times New Roman" w:hAnsi="Times New Roman" w:cs="Times New Roman"/>
                    <w:sz w:val="24"/>
                    <w:szCs w:val="24"/>
                    <w:lang w:val="en-US"/>
                  </w:rPr>
                </w:rPrChange>
              </w:rPr>
            </w:pPr>
            <w:ins w:id="725" w:author="Bouzek,Heather K" w:date="2026-08-24T01:11:00Z">
              <w:r>
                <w:rPr>
                  <w:rFonts w:ascii="Times New Roman" w:eastAsia="Times New Roman" w:hAnsi="Times New Roman" w:cs="Times New Roman"/>
                  <w:sz w:val="20"/>
                  <w:szCs w:val="20"/>
                  <w:lang w:val="en-US"/>
                  <w:rPrChange w:id="726" w:author="Bouzek,Heather K" w:date="2026-08-24T01:26:00Z" w16du:dateUtc="2026-08-24T06:26:00Z">
                    <w:rPr>
                      <w:rFonts w:ascii="Times New Roman" w:eastAsia="Times New Roman" w:hAnsi="Times New Roman" w:cs="Times New Roman"/>
                      <w:sz w:val="24"/>
                      <w:szCs w:val="24"/>
                      <w:lang w:val="en-US"/>
                    </w:rPr>
                  </w:rPrChange>
                </w:rPr>
                <w:t>0.010 s</w:t>
              </w:r>
            </w:ins>
          </w:p>
        </w:tc>
        <w:tc>
          <w:tcPr>
            <w:tcW w:w="2280" w:type="dxa"/>
            <w:tcMar>
              <w:top w:w="80" w:type="dxa"/>
              <w:left w:w="100" w:type="dxa"/>
              <w:bottom w:w="80" w:type="dxa"/>
              <w:right w:w="100" w:type="dxa"/>
            </w:tcMar>
          </w:tcPr>
          <w:p w14:paraId="254077BC" w14:textId="77777777" w:rsidR="00FB6069" w:rsidRPr="00A41A82" w:rsidRDefault="00FB6069" w:rsidP="00FB6069">
            <w:pPr>
              <w:spacing w:after="240" w:line="480" w:lineRule="auto"/>
              <w:jc w:val="both"/>
              <w:rPr>
                <w:ins w:id="727" w:author="Bouzek,Heather K" w:date="2026-08-24T01:11:00Z"/>
                <w:rFonts w:ascii="Times New Roman" w:eastAsia="Times New Roman" w:hAnsi="Times New Roman" w:cs="Times New Roman"/>
                <w:sz w:val="20"/>
                <w:szCs w:val="20"/>
                <w:lang w:val="en-US"/>
                <w:rPrChange w:id="728" w:author="Bouzek,Heather K" w:date="2026-08-24T01:26:00Z" w16du:dateUtc="2026-08-24T06:26:00Z">
                  <w:rPr>
                    <w:ins w:id="729" w:author="Bouzek,Heather K" w:date="2026-08-24T01:11:00Z"/>
                    <w:rFonts w:ascii="Times New Roman" w:eastAsia="Times New Roman" w:hAnsi="Times New Roman" w:cs="Times New Roman"/>
                    <w:sz w:val="24"/>
                    <w:szCs w:val="24"/>
                    <w:lang w:val="en-US"/>
                  </w:rPr>
                </w:rPrChange>
              </w:rPr>
            </w:pPr>
            <w:ins w:id="730" w:author="Bouzek,Heather K" w:date="2026-08-24T01:11:00Z">
              <w:r>
                <w:rPr>
                  <w:rFonts w:ascii="Times New Roman" w:eastAsia="Times New Roman" w:hAnsi="Times New Roman" w:cs="Times New Roman"/>
                  <w:sz w:val="20"/>
                  <w:szCs w:val="20"/>
                  <w:lang w:val="en-US"/>
                  <w:rPrChange w:id="731" w:author="Bouzek,Heather K" w:date="2026-08-24T01:26:00Z" w16du:dateUtc="2026-08-24T06:26:00Z">
                    <w:rPr>
                      <w:rFonts w:ascii="Times New Roman" w:eastAsia="Times New Roman" w:hAnsi="Times New Roman" w:cs="Times New Roman"/>
                      <w:sz w:val="24"/>
                      <w:szCs w:val="24"/>
                      <w:lang w:val="en-US"/>
                    </w:rPr>
                  </w:rPrChange>
                </w:rPr>
                <w:t>0.021 s</w:t>
              </w:r>
            </w:ins>
          </w:p>
        </w:tc>
        <w:tc>
          <w:tcPr>
            <w:tcW w:w="1880" w:type="dxa"/>
            <w:tcMar>
              <w:top w:w="80" w:type="dxa"/>
              <w:left w:w="100" w:type="dxa"/>
              <w:bottom w:w="80" w:type="dxa"/>
              <w:right w:w="100" w:type="dxa"/>
            </w:tcMar>
          </w:tcPr>
          <w:p w14:paraId="353E3BBE" w14:textId="77777777" w:rsidR="00FB6069" w:rsidRPr="00A41A82" w:rsidRDefault="00FB6069" w:rsidP="00FB6069">
            <w:pPr>
              <w:spacing w:after="240" w:line="480" w:lineRule="auto"/>
              <w:jc w:val="both"/>
              <w:rPr>
                <w:ins w:id="732" w:author="Bouzek,Heather K" w:date="2026-08-24T01:11:00Z"/>
                <w:rFonts w:ascii="Times New Roman" w:eastAsia="Times New Roman" w:hAnsi="Times New Roman" w:cs="Times New Roman"/>
                <w:sz w:val="20"/>
                <w:szCs w:val="20"/>
                <w:lang w:val="en-US"/>
                <w:rPrChange w:id="733" w:author="Bouzek,Heather K" w:date="2026-08-24T01:26:00Z" w16du:dateUtc="2026-08-24T06:26:00Z">
                  <w:rPr>
                    <w:ins w:id="734" w:author="Bouzek,Heather K" w:date="2026-08-24T01:11:00Z"/>
                    <w:rFonts w:ascii="Times New Roman" w:eastAsia="Times New Roman" w:hAnsi="Times New Roman" w:cs="Times New Roman"/>
                    <w:sz w:val="24"/>
                    <w:szCs w:val="24"/>
                    <w:lang w:val="en-US"/>
                  </w:rPr>
                </w:rPrChange>
              </w:rPr>
            </w:pPr>
            <w:ins w:id="735" w:author="Bouzek,Heather K" w:date="2026-08-24T01:11:00Z">
              <w:r>
                <w:rPr>
                  <w:rFonts w:ascii="Times New Roman" w:eastAsia="Times New Roman" w:hAnsi="Times New Roman" w:cs="Times New Roman"/>
                  <w:sz w:val="20"/>
                  <w:szCs w:val="20"/>
                  <w:lang w:val="en-US"/>
                  <w:rPrChange w:id="736" w:author="Bouzek,Heather K" w:date="2026-08-24T01:26:00Z" w16du:dateUtc="2026-08-24T06:26:00Z">
                    <w:rPr>
                      <w:rFonts w:ascii="Times New Roman" w:eastAsia="Times New Roman" w:hAnsi="Times New Roman" w:cs="Times New Roman"/>
                      <w:sz w:val="24"/>
                      <w:szCs w:val="24"/>
                      <w:lang w:val="en-US"/>
                    </w:rPr>
                  </w:rPrChange>
                </w:rPr>
                <w:t>0.025 s</w:t>
              </w:r>
            </w:ins>
          </w:p>
        </w:tc>
      </w:tr>
      <w:tr w:rsidR="00FB6069" w:rsidRPr="00FB6069" w14:paraId="7E3CAFCF" w14:textId="77777777" w:rsidTr="00415861">
        <w:trPr>
          <w:cantSplit/>
          <w:ins w:id="737" w:author="Bouzek,Heather K" w:date="2026-08-24T01:11:00Z"/>
        </w:trPr>
        <w:tc>
          <w:tcPr>
            <w:tcW w:w="1600" w:type="dxa"/>
            <w:shd w:val="clear" w:color="auto" w:fill="F2F2F2"/>
            <w:tcMar>
              <w:top w:w="80" w:type="dxa"/>
              <w:left w:w="100" w:type="dxa"/>
              <w:bottom w:w="80" w:type="dxa"/>
              <w:right w:w="100" w:type="dxa"/>
            </w:tcMar>
          </w:tcPr>
          <w:p w14:paraId="5E1BC03A" w14:textId="77777777" w:rsidR="00FB6069" w:rsidRPr="00A41A82" w:rsidRDefault="00FB6069" w:rsidP="00FB6069">
            <w:pPr>
              <w:spacing w:after="240" w:line="480" w:lineRule="auto"/>
              <w:jc w:val="both"/>
              <w:rPr>
                <w:ins w:id="738" w:author="Bouzek,Heather K" w:date="2026-08-24T01:11:00Z"/>
                <w:rFonts w:ascii="Times New Roman" w:eastAsia="Times New Roman" w:hAnsi="Times New Roman" w:cs="Times New Roman"/>
                <w:sz w:val="20"/>
                <w:szCs w:val="20"/>
                <w:lang w:val="en-US"/>
                <w:rPrChange w:id="739" w:author="Bouzek,Heather K" w:date="2026-08-24T01:26:00Z" w16du:dateUtc="2026-08-24T06:26:00Z">
                  <w:rPr>
                    <w:ins w:id="740" w:author="Bouzek,Heather K" w:date="2026-08-24T01:11:00Z"/>
                    <w:rFonts w:ascii="Times New Roman" w:eastAsia="Times New Roman" w:hAnsi="Times New Roman" w:cs="Times New Roman"/>
                    <w:sz w:val="24"/>
                    <w:szCs w:val="24"/>
                    <w:lang w:val="en-US"/>
                  </w:rPr>
                </w:rPrChange>
              </w:rPr>
            </w:pPr>
            <w:ins w:id="741" w:author="Bouzek,Heather K" w:date="2026-08-24T01:11:00Z">
              <w:r>
                <w:rPr>
                  <w:rFonts w:ascii="Times New Roman" w:eastAsia="Times New Roman" w:hAnsi="Times New Roman" w:cs="Times New Roman"/>
                  <w:sz w:val="20"/>
                  <w:szCs w:val="20"/>
                  <w:lang w:val="en-US"/>
                  <w:rPrChange w:id="742" w:author="Bouzek,Heather K" w:date="2026-08-24T01:26:00Z" w16du:dateUtc="2026-08-24T06:26:00Z">
                    <w:rPr>
                      <w:rFonts w:ascii="Times New Roman" w:eastAsia="Times New Roman" w:hAnsi="Times New Roman" w:cs="Times New Roman"/>
                      <w:sz w:val="24"/>
                      <w:szCs w:val="24"/>
                      <w:lang w:val="en-US"/>
                    </w:rPr>
                  </w:rPrChange>
                </w:rPr>
                <w:t>4 kb</w:t>
              </w:r>
            </w:ins>
          </w:p>
        </w:tc>
        <w:tc>
          <w:tcPr>
            <w:tcW w:w="1800" w:type="dxa"/>
            <w:shd w:val="clear" w:color="auto" w:fill="F2F2F2"/>
            <w:tcMar>
              <w:top w:w="80" w:type="dxa"/>
              <w:left w:w="100" w:type="dxa"/>
              <w:bottom w:w="80" w:type="dxa"/>
              <w:right w:w="100" w:type="dxa"/>
            </w:tcMar>
          </w:tcPr>
          <w:p w14:paraId="69AA4AAF" w14:textId="77777777" w:rsidR="00FB6069" w:rsidRPr="00A41A82" w:rsidRDefault="00FB6069" w:rsidP="00FB6069">
            <w:pPr>
              <w:spacing w:after="240" w:line="480" w:lineRule="auto"/>
              <w:jc w:val="both"/>
              <w:rPr>
                <w:ins w:id="743" w:author="Bouzek,Heather K" w:date="2026-08-24T01:11:00Z"/>
                <w:rFonts w:ascii="Times New Roman" w:eastAsia="Times New Roman" w:hAnsi="Times New Roman" w:cs="Times New Roman"/>
                <w:sz w:val="20"/>
                <w:szCs w:val="20"/>
                <w:lang w:val="en-US"/>
                <w:rPrChange w:id="744" w:author="Bouzek,Heather K" w:date="2026-08-24T01:26:00Z" w16du:dateUtc="2026-08-24T06:26:00Z">
                  <w:rPr>
                    <w:ins w:id="745" w:author="Bouzek,Heather K" w:date="2026-08-24T01:11:00Z"/>
                    <w:rFonts w:ascii="Times New Roman" w:eastAsia="Times New Roman" w:hAnsi="Times New Roman" w:cs="Times New Roman"/>
                    <w:sz w:val="24"/>
                    <w:szCs w:val="24"/>
                    <w:lang w:val="en-US"/>
                  </w:rPr>
                </w:rPrChange>
              </w:rPr>
            </w:pPr>
            <w:ins w:id="746" w:author="Bouzek,Heather K" w:date="2026-08-24T01:11:00Z">
              <w:r>
                <w:rPr>
                  <w:rFonts w:ascii="Times New Roman" w:eastAsia="Times New Roman" w:hAnsi="Times New Roman" w:cs="Times New Roman"/>
                  <w:sz w:val="20"/>
                  <w:szCs w:val="20"/>
                  <w:lang w:val="en-US"/>
                  <w:rPrChange w:id="747" w:author="Bouzek,Heather K" w:date="2026-08-24T01:26:00Z" w16du:dateUtc="2026-08-24T06:26:00Z">
                    <w:rPr>
                      <w:rFonts w:ascii="Times New Roman" w:eastAsia="Times New Roman" w:hAnsi="Times New Roman" w:cs="Times New Roman"/>
                      <w:sz w:val="24"/>
                      <w:szCs w:val="24"/>
                      <w:lang w:val="en-US"/>
                    </w:rPr>
                  </w:rPrChange>
                </w:rPr>
                <w:t>11</w:t>
              </w:r>
            </w:ins>
          </w:p>
        </w:tc>
        <w:tc>
          <w:tcPr>
            <w:tcW w:w="1800" w:type="dxa"/>
            <w:shd w:val="clear" w:color="auto" w:fill="F2F2F2"/>
            <w:tcMar>
              <w:top w:w="80" w:type="dxa"/>
              <w:left w:w="100" w:type="dxa"/>
              <w:bottom w:w="80" w:type="dxa"/>
              <w:right w:w="100" w:type="dxa"/>
            </w:tcMar>
          </w:tcPr>
          <w:p w14:paraId="44FFFEB4" w14:textId="77777777" w:rsidR="00FB6069" w:rsidRPr="00A41A82" w:rsidRDefault="00FB6069" w:rsidP="00FB6069">
            <w:pPr>
              <w:spacing w:after="240" w:line="480" w:lineRule="auto"/>
              <w:jc w:val="both"/>
              <w:rPr>
                <w:ins w:id="748" w:author="Bouzek,Heather K" w:date="2026-08-24T01:11:00Z"/>
                <w:rFonts w:ascii="Times New Roman" w:eastAsia="Times New Roman" w:hAnsi="Times New Roman" w:cs="Times New Roman"/>
                <w:sz w:val="20"/>
                <w:szCs w:val="20"/>
                <w:lang w:val="en-US"/>
                <w:rPrChange w:id="749" w:author="Bouzek,Heather K" w:date="2026-08-24T01:26:00Z" w16du:dateUtc="2026-08-24T06:26:00Z">
                  <w:rPr>
                    <w:ins w:id="750" w:author="Bouzek,Heather K" w:date="2026-08-24T01:11:00Z"/>
                    <w:rFonts w:ascii="Times New Roman" w:eastAsia="Times New Roman" w:hAnsi="Times New Roman" w:cs="Times New Roman"/>
                    <w:sz w:val="24"/>
                    <w:szCs w:val="24"/>
                    <w:lang w:val="en-US"/>
                  </w:rPr>
                </w:rPrChange>
              </w:rPr>
            </w:pPr>
            <w:ins w:id="751" w:author="Bouzek,Heather K" w:date="2026-08-24T01:11:00Z">
              <w:r>
                <w:rPr>
                  <w:rFonts w:ascii="Times New Roman" w:eastAsia="Times New Roman" w:hAnsi="Times New Roman" w:cs="Times New Roman"/>
                  <w:sz w:val="20"/>
                  <w:szCs w:val="20"/>
                  <w:lang w:val="en-US"/>
                  <w:rPrChange w:id="752" w:author="Bouzek,Heather K" w:date="2026-08-24T01:26:00Z" w16du:dateUtc="2026-08-24T06:26:00Z">
                    <w:rPr>
                      <w:rFonts w:ascii="Times New Roman" w:eastAsia="Times New Roman" w:hAnsi="Times New Roman" w:cs="Times New Roman"/>
                      <w:sz w:val="24"/>
                      <w:szCs w:val="24"/>
                      <w:lang w:val="en-US"/>
                    </w:rPr>
                  </w:rPrChange>
                </w:rPr>
                <w:t>0.012 s</w:t>
              </w:r>
            </w:ins>
          </w:p>
        </w:tc>
        <w:tc>
          <w:tcPr>
            <w:tcW w:w="2280" w:type="dxa"/>
            <w:shd w:val="clear" w:color="auto" w:fill="F2F2F2"/>
            <w:tcMar>
              <w:top w:w="80" w:type="dxa"/>
              <w:left w:w="100" w:type="dxa"/>
              <w:bottom w:w="80" w:type="dxa"/>
              <w:right w:w="100" w:type="dxa"/>
            </w:tcMar>
          </w:tcPr>
          <w:p w14:paraId="2BDB2525" w14:textId="77777777" w:rsidR="00FB6069" w:rsidRPr="00A41A82" w:rsidRDefault="00FB6069" w:rsidP="00FB6069">
            <w:pPr>
              <w:spacing w:after="240" w:line="480" w:lineRule="auto"/>
              <w:jc w:val="both"/>
              <w:rPr>
                <w:ins w:id="753" w:author="Bouzek,Heather K" w:date="2026-08-24T01:11:00Z"/>
                <w:rFonts w:ascii="Times New Roman" w:eastAsia="Times New Roman" w:hAnsi="Times New Roman" w:cs="Times New Roman"/>
                <w:sz w:val="20"/>
                <w:szCs w:val="20"/>
                <w:lang w:val="en-US"/>
                <w:rPrChange w:id="754" w:author="Bouzek,Heather K" w:date="2026-08-24T01:26:00Z" w16du:dateUtc="2026-08-24T06:26:00Z">
                  <w:rPr>
                    <w:ins w:id="755" w:author="Bouzek,Heather K" w:date="2026-08-24T01:11:00Z"/>
                    <w:rFonts w:ascii="Times New Roman" w:eastAsia="Times New Roman" w:hAnsi="Times New Roman" w:cs="Times New Roman"/>
                    <w:sz w:val="24"/>
                    <w:szCs w:val="24"/>
                    <w:lang w:val="en-US"/>
                  </w:rPr>
                </w:rPrChange>
              </w:rPr>
            </w:pPr>
            <w:ins w:id="756" w:author="Bouzek,Heather K" w:date="2026-08-24T01:11:00Z">
              <w:r>
                <w:rPr>
                  <w:rFonts w:ascii="Times New Roman" w:eastAsia="Times New Roman" w:hAnsi="Times New Roman" w:cs="Times New Roman"/>
                  <w:sz w:val="20"/>
                  <w:szCs w:val="20"/>
                  <w:lang w:val="en-US"/>
                  <w:rPrChange w:id="757" w:author="Bouzek,Heather K" w:date="2026-08-24T01:26:00Z" w16du:dateUtc="2026-08-24T06:26:00Z">
                    <w:rPr>
                      <w:rFonts w:ascii="Times New Roman" w:eastAsia="Times New Roman" w:hAnsi="Times New Roman" w:cs="Times New Roman"/>
                      <w:sz w:val="24"/>
                      <w:szCs w:val="24"/>
                      <w:lang w:val="en-US"/>
                    </w:rPr>
                  </w:rPrChange>
                </w:rPr>
                <w:t>0.099 s</w:t>
              </w:r>
            </w:ins>
          </w:p>
        </w:tc>
        <w:tc>
          <w:tcPr>
            <w:tcW w:w="1880" w:type="dxa"/>
            <w:shd w:val="clear" w:color="auto" w:fill="F2F2F2"/>
            <w:tcMar>
              <w:top w:w="80" w:type="dxa"/>
              <w:left w:w="100" w:type="dxa"/>
              <w:bottom w:w="80" w:type="dxa"/>
              <w:right w:w="100" w:type="dxa"/>
            </w:tcMar>
          </w:tcPr>
          <w:p w14:paraId="112CC98C" w14:textId="77777777" w:rsidR="00FB6069" w:rsidRPr="00A41A82" w:rsidRDefault="00FB6069" w:rsidP="00FB6069">
            <w:pPr>
              <w:spacing w:after="240" w:line="480" w:lineRule="auto"/>
              <w:jc w:val="both"/>
              <w:rPr>
                <w:ins w:id="758" w:author="Bouzek,Heather K" w:date="2026-08-24T01:11:00Z"/>
                <w:rFonts w:ascii="Times New Roman" w:eastAsia="Times New Roman" w:hAnsi="Times New Roman" w:cs="Times New Roman"/>
                <w:sz w:val="20"/>
                <w:szCs w:val="20"/>
                <w:lang w:val="en-US"/>
                <w:rPrChange w:id="759" w:author="Bouzek,Heather K" w:date="2026-08-24T01:26:00Z" w16du:dateUtc="2026-08-24T06:26:00Z">
                  <w:rPr>
                    <w:ins w:id="760" w:author="Bouzek,Heather K" w:date="2026-08-24T01:11:00Z"/>
                    <w:rFonts w:ascii="Times New Roman" w:eastAsia="Times New Roman" w:hAnsi="Times New Roman" w:cs="Times New Roman"/>
                    <w:sz w:val="24"/>
                    <w:szCs w:val="24"/>
                    <w:lang w:val="en-US"/>
                  </w:rPr>
                </w:rPrChange>
              </w:rPr>
            </w:pPr>
            <w:ins w:id="761" w:author="Bouzek,Heather K" w:date="2026-08-24T01:11:00Z">
              <w:r>
                <w:rPr>
                  <w:rFonts w:ascii="Times New Roman" w:eastAsia="Times New Roman" w:hAnsi="Times New Roman" w:cs="Times New Roman"/>
                  <w:sz w:val="20"/>
                  <w:szCs w:val="20"/>
                  <w:lang w:val="en-US"/>
                  <w:rPrChange w:id="762" w:author="Bouzek,Heather K" w:date="2026-08-24T01:26:00Z" w16du:dateUtc="2026-08-24T06:26:00Z">
                    <w:rPr>
                      <w:rFonts w:ascii="Times New Roman" w:eastAsia="Times New Roman" w:hAnsi="Times New Roman" w:cs="Times New Roman"/>
                      <w:sz w:val="24"/>
                      <w:szCs w:val="24"/>
                      <w:lang w:val="en-US"/>
                    </w:rPr>
                  </w:rPrChange>
                </w:rPr>
                <w:t>0.114 s</w:t>
              </w:r>
            </w:ins>
          </w:p>
        </w:tc>
      </w:tr>
      <w:tr w:rsidR="00FB6069" w:rsidRPr="00FB6069" w14:paraId="786A3333" w14:textId="77777777" w:rsidTr="00B52BF6">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Change w:id="763" w:author="Bouzek,Heather K" w:date="2026-08-24T12:37:00Z" w16du:dateUtc="2026-08-24T17:37:00Z">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blPrExChange>
        </w:tblPrEx>
        <w:trPr>
          <w:cantSplit/>
          <w:trHeight w:val="522"/>
          <w:ins w:id="764" w:author="Bouzek,Heather K" w:date="2026-08-24T01:11:00Z"/>
        </w:trPr>
        <w:tc>
          <w:tcPr>
            <w:tcW w:w="1600" w:type="dxa"/>
            <w:tcMar>
              <w:top w:w="80" w:type="dxa"/>
              <w:left w:w="100" w:type="dxa"/>
              <w:bottom w:w="80" w:type="dxa"/>
              <w:right w:w="100" w:type="dxa"/>
            </w:tcMar>
            <w:tcPrChange w:id="765" w:author="Bouzek,Heather K" w:date="2026-08-24T12:37:00Z" w16du:dateUtc="2026-08-24T17:37:00Z">
              <w:tcPr>
                <w:tcW w:w="1600" w:type="dxa"/>
                <w:tcMar>
                  <w:top w:w="80" w:type="dxa"/>
                  <w:left w:w="100" w:type="dxa"/>
                  <w:bottom w:w="80" w:type="dxa"/>
                  <w:right w:w="100" w:type="dxa"/>
                </w:tcMar>
              </w:tcPr>
            </w:tcPrChange>
          </w:tcPr>
          <w:p w14:paraId="7931A1FD" w14:textId="77777777" w:rsidR="00FB6069" w:rsidRPr="00A41A82" w:rsidRDefault="00FB6069" w:rsidP="00FB6069">
            <w:pPr>
              <w:spacing w:after="240" w:line="480" w:lineRule="auto"/>
              <w:jc w:val="both"/>
              <w:rPr>
                <w:ins w:id="766" w:author="Bouzek,Heather K" w:date="2026-08-24T01:11:00Z"/>
                <w:rFonts w:ascii="Times New Roman" w:eastAsia="Times New Roman" w:hAnsi="Times New Roman" w:cs="Times New Roman"/>
                <w:sz w:val="20"/>
                <w:szCs w:val="20"/>
                <w:lang w:val="en-US"/>
                <w:rPrChange w:id="767" w:author="Bouzek,Heather K" w:date="2026-08-24T01:26:00Z" w16du:dateUtc="2026-08-24T06:26:00Z">
                  <w:rPr>
                    <w:ins w:id="768" w:author="Bouzek,Heather K" w:date="2026-08-24T01:11:00Z"/>
                    <w:rFonts w:ascii="Times New Roman" w:eastAsia="Times New Roman" w:hAnsi="Times New Roman" w:cs="Times New Roman"/>
                    <w:sz w:val="24"/>
                    <w:szCs w:val="24"/>
                    <w:lang w:val="en-US"/>
                  </w:rPr>
                </w:rPrChange>
              </w:rPr>
            </w:pPr>
            <w:ins w:id="769" w:author="Bouzek,Heather K" w:date="2026-08-24T01:11:00Z">
              <w:r>
                <w:rPr>
                  <w:rFonts w:ascii="Times New Roman" w:eastAsia="Times New Roman" w:hAnsi="Times New Roman" w:cs="Times New Roman"/>
                  <w:sz w:val="20"/>
                  <w:szCs w:val="20"/>
                  <w:lang w:val="en-US"/>
                  <w:rPrChange w:id="770" w:author="Bouzek,Heather K" w:date="2026-08-24T01:26:00Z" w16du:dateUtc="2026-08-24T06:26:00Z">
                    <w:rPr>
                      <w:rFonts w:ascii="Times New Roman" w:eastAsia="Times New Roman" w:hAnsi="Times New Roman" w:cs="Times New Roman"/>
                      <w:sz w:val="24"/>
                      <w:szCs w:val="24"/>
                      <w:lang w:val="en-US"/>
                    </w:rPr>
                  </w:rPrChange>
                </w:rPr>
                <w:t>10 kb</w:t>
              </w:r>
            </w:ins>
          </w:p>
        </w:tc>
        <w:tc>
          <w:tcPr>
            <w:tcW w:w="1800" w:type="dxa"/>
            <w:tcMar>
              <w:top w:w="80" w:type="dxa"/>
              <w:left w:w="100" w:type="dxa"/>
              <w:bottom w:w="80" w:type="dxa"/>
              <w:right w:w="100" w:type="dxa"/>
            </w:tcMar>
            <w:tcPrChange w:id="771" w:author="Bouzek,Heather K" w:date="2026-08-24T12:37:00Z" w16du:dateUtc="2026-08-24T17:37:00Z">
              <w:tcPr>
                <w:tcW w:w="1800" w:type="dxa"/>
                <w:tcMar>
                  <w:top w:w="80" w:type="dxa"/>
                  <w:left w:w="100" w:type="dxa"/>
                  <w:bottom w:w="80" w:type="dxa"/>
                  <w:right w:w="100" w:type="dxa"/>
                </w:tcMar>
              </w:tcPr>
            </w:tcPrChange>
          </w:tcPr>
          <w:p w14:paraId="0020689E" w14:textId="77777777" w:rsidR="00FB6069" w:rsidRPr="00A41A82" w:rsidRDefault="00FB6069" w:rsidP="00FB6069">
            <w:pPr>
              <w:spacing w:after="240" w:line="480" w:lineRule="auto"/>
              <w:jc w:val="both"/>
              <w:rPr>
                <w:ins w:id="772" w:author="Bouzek,Heather K" w:date="2026-08-24T01:11:00Z"/>
                <w:rFonts w:ascii="Times New Roman" w:eastAsia="Times New Roman" w:hAnsi="Times New Roman" w:cs="Times New Roman"/>
                <w:sz w:val="20"/>
                <w:szCs w:val="20"/>
                <w:lang w:val="en-US"/>
                <w:rPrChange w:id="773" w:author="Bouzek,Heather K" w:date="2026-08-24T01:26:00Z" w16du:dateUtc="2026-08-24T06:26:00Z">
                  <w:rPr>
                    <w:ins w:id="774" w:author="Bouzek,Heather K" w:date="2026-08-24T01:11:00Z"/>
                    <w:rFonts w:ascii="Times New Roman" w:eastAsia="Times New Roman" w:hAnsi="Times New Roman" w:cs="Times New Roman"/>
                    <w:sz w:val="24"/>
                    <w:szCs w:val="24"/>
                    <w:lang w:val="en-US"/>
                  </w:rPr>
                </w:rPrChange>
              </w:rPr>
            </w:pPr>
            <w:ins w:id="775" w:author="Bouzek,Heather K" w:date="2026-08-24T01:11:00Z">
              <w:r>
                <w:rPr>
                  <w:rFonts w:ascii="Times New Roman" w:eastAsia="Times New Roman" w:hAnsi="Times New Roman" w:cs="Times New Roman"/>
                  <w:sz w:val="20"/>
                  <w:szCs w:val="20"/>
                  <w:lang w:val="en-US"/>
                  <w:rPrChange w:id="776" w:author="Bouzek,Heather K" w:date="2026-08-24T01:26:00Z" w16du:dateUtc="2026-08-24T06:26:00Z">
                    <w:rPr>
                      <w:rFonts w:ascii="Times New Roman" w:eastAsia="Times New Roman" w:hAnsi="Times New Roman" w:cs="Times New Roman"/>
                      <w:sz w:val="24"/>
                      <w:szCs w:val="24"/>
                      <w:lang w:val="en-US"/>
                    </w:rPr>
                  </w:rPrChange>
                </w:rPr>
                <w:t>22</w:t>
              </w:r>
            </w:ins>
          </w:p>
        </w:tc>
        <w:tc>
          <w:tcPr>
            <w:tcW w:w="1800" w:type="dxa"/>
            <w:tcMar>
              <w:top w:w="80" w:type="dxa"/>
              <w:left w:w="100" w:type="dxa"/>
              <w:bottom w:w="80" w:type="dxa"/>
              <w:right w:w="100" w:type="dxa"/>
            </w:tcMar>
            <w:tcPrChange w:id="777" w:author="Bouzek,Heather K" w:date="2026-08-24T12:37:00Z" w16du:dateUtc="2026-08-24T17:37:00Z">
              <w:tcPr>
                <w:tcW w:w="1800" w:type="dxa"/>
                <w:tcMar>
                  <w:top w:w="80" w:type="dxa"/>
                  <w:left w:w="100" w:type="dxa"/>
                  <w:bottom w:w="80" w:type="dxa"/>
                  <w:right w:w="100" w:type="dxa"/>
                </w:tcMar>
              </w:tcPr>
            </w:tcPrChange>
          </w:tcPr>
          <w:p w14:paraId="765A12B1" w14:textId="77777777" w:rsidR="00FB6069" w:rsidRPr="00A41A82" w:rsidRDefault="00FB6069" w:rsidP="00FB6069">
            <w:pPr>
              <w:spacing w:after="240" w:line="480" w:lineRule="auto"/>
              <w:jc w:val="both"/>
              <w:rPr>
                <w:ins w:id="778" w:author="Bouzek,Heather K" w:date="2026-08-24T01:11:00Z"/>
                <w:rFonts w:ascii="Times New Roman" w:eastAsia="Times New Roman" w:hAnsi="Times New Roman" w:cs="Times New Roman"/>
                <w:sz w:val="20"/>
                <w:szCs w:val="20"/>
                <w:lang w:val="en-US"/>
                <w:rPrChange w:id="779" w:author="Bouzek,Heather K" w:date="2026-08-24T01:26:00Z" w16du:dateUtc="2026-08-24T06:26:00Z">
                  <w:rPr>
                    <w:ins w:id="780" w:author="Bouzek,Heather K" w:date="2026-08-24T01:11:00Z"/>
                    <w:rFonts w:ascii="Times New Roman" w:eastAsia="Times New Roman" w:hAnsi="Times New Roman" w:cs="Times New Roman"/>
                    <w:sz w:val="24"/>
                    <w:szCs w:val="24"/>
                    <w:lang w:val="en-US"/>
                  </w:rPr>
                </w:rPrChange>
              </w:rPr>
            </w:pPr>
            <w:ins w:id="781" w:author="Bouzek,Heather K" w:date="2026-08-24T01:11:00Z">
              <w:r>
                <w:rPr>
                  <w:rFonts w:ascii="Times New Roman" w:eastAsia="Times New Roman" w:hAnsi="Times New Roman" w:cs="Times New Roman"/>
                  <w:sz w:val="20"/>
                  <w:szCs w:val="20"/>
                  <w:lang w:val="en-US"/>
                  <w:rPrChange w:id="782" w:author="Bouzek,Heather K" w:date="2026-08-24T01:26:00Z" w16du:dateUtc="2026-08-24T06:26:00Z">
                    <w:rPr>
                      <w:rFonts w:ascii="Times New Roman" w:eastAsia="Times New Roman" w:hAnsi="Times New Roman" w:cs="Times New Roman"/>
                      <w:sz w:val="24"/>
                      <w:szCs w:val="24"/>
                      <w:lang w:val="en-US"/>
                    </w:rPr>
                  </w:rPrChange>
                </w:rPr>
                <w:t>0.022 s</w:t>
              </w:r>
            </w:ins>
          </w:p>
        </w:tc>
        <w:tc>
          <w:tcPr>
            <w:tcW w:w="2280" w:type="dxa"/>
            <w:tcMar>
              <w:top w:w="80" w:type="dxa"/>
              <w:left w:w="100" w:type="dxa"/>
              <w:bottom w:w="80" w:type="dxa"/>
              <w:right w:w="100" w:type="dxa"/>
            </w:tcMar>
            <w:tcPrChange w:id="783" w:author="Bouzek,Heather K" w:date="2026-08-24T12:37:00Z" w16du:dateUtc="2026-08-24T17:37:00Z">
              <w:tcPr>
                <w:tcW w:w="2280" w:type="dxa"/>
                <w:tcMar>
                  <w:top w:w="80" w:type="dxa"/>
                  <w:left w:w="100" w:type="dxa"/>
                  <w:bottom w:w="80" w:type="dxa"/>
                  <w:right w:w="100" w:type="dxa"/>
                </w:tcMar>
              </w:tcPr>
            </w:tcPrChange>
          </w:tcPr>
          <w:p w14:paraId="788C1153" w14:textId="77777777" w:rsidR="00FB6069" w:rsidRPr="00A41A82" w:rsidRDefault="00FB6069" w:rsidP="00FB6069">
            <w:pPr>
              <w:spacing w:after="240" w:line="480" w:lineRule="auto"/>
              <w:jc w:val="both"/>
              <w:rPr>
                <w:ins w:id="784" w:author="Bouzek,Heather K" w:date="2026-08-24T01:11:00Z"/>
                <w:rFonts w:ascii="Times New Roman" w:eastAsia="Times New Roman" w:hAnsi="Times New Roman" w:cs="Times New Roman"/>
                <w:sz w:val="20"/>
                <w:szCs w:val="20"/>
                <w:lang w:val="en-US"/>
                <w:rPrChange w:id="785" w:author="Bouzek,Heather K" w:date="2026-08-24T01:26:00Z" w16du:dateUtc="2026-08-24T06:26:00Z">
                  <w:rPr>
                    <w:ins w:id="786" w:author="Bouzek,Heather K" w:date="2026-08-24T01:11:00Z"/>
                    <w:rFonts w:ascii="Times New Roman" w:eastAsia="Times New Roman" w:hAnsi="Times New Roman" w:cs="Times New Roman"/>
                    <w:sz w:val="24"/>
                    <w:szCs w:val="24"/>
                    <w:lang w:val="en-US"/>
                  </w:rPr>
                </w:rPrChange>
              </w:rPr>
            </w:pPr>
            <w:ins w:id="787" w:author="Bouzek,Heather K" w:date="2026-08-24T01:11:00Z">
              <w:r>
                <w:rPr>
                  <w:rFonts w:ascii="Times New Roman" w:eastAsia="Times New Roman" w:hAnsi="Times New Roman" w:cs="Times New Roman"/>
                  <w:sz w:val="20"/>
                  <w:szCs w:val="20"/>
                  <w:lang w:val="en-US"/>
                  <w:rPrChange w:id="788" w:author="Bouzek,Heather K" w:date="2026-08-24T01:26:00Z" w16du:dateUtc="2026-08-24T06:26:00Z">
                    <w:rPr>
                      <w:rFonts w:ascii="Times New Roman" w:eastAsia="Times New Roman" w:hAnsi="Times New Roman" w:cs="Times New Roman"/>
                      <w:sz w:val="24"/>
                      <w:szCs w:val="24"/>
                      <w:lang w:val="en-US"/>
                    </w:rPr>
                  </w:rPrChange>
                </w:rPr>
                <w:t>0.243 s</w:t>
              </w:r>
            </w:ins>
          </w:p>
        </w:tc>
        <w:tc>
          <w:tcPr>
            <w:tcW w:w="1880" w:type="dxa"/>
            <w:tcMar>
              <w:top w:w="80" w:type="dxa"/>
              <w:left w:w="100" w:type="dxa"/>
              <w:bottom w:w="80" w:type="dxa"/>
              <w:right w:w="100" w:type="dxa"/>
            </w:tcMar>
            <w:tcPrChange w:id="789" w:author="Bouzek,Heather K" w:date="2026-08-24T12:37:00Z" w16du:dateUtc="2026-08-24T17:37:00Z">
              <w:tcPr>
                <w:tcW w:w="1880" w:type="dxa"/>
                <w:tcMar>
                  <w:top w:w="80" w:type="dxa"/>
                  <w:left w:w="100" w:type="dxa"/>
                  <w:bottom w:w="80" w:type="dxa"/>
                  <w:right w:w="100" w:type="dxa"/>
                </w:tcMar>
              </w:tcPr>
            </w:tcPrChange>
          </w:tcPr>
          <w:p w14:paraId="3081A380" w14:textId="2323E531" w:rsidR="00FB6069" w:rsidRPr="00A41A82" w:rsidRDefault="00B52BF6" w:rsidP="00FB6069">
            <w:pPr>
              <w:spacing w:after="240" w:line="480" w:lineRule="auto"/>
              <w:jc w:val="both"/>
              <w:rPr>
                <w:ins w:id="790" w:author="Bouzek,Heather K" w:date="2026-08-24T01:11:00Z"/>
                <w:rFonts w:ascii="Times New Roman" w:eastAsia="Times New Roman" w:hAnsi="Times New Roman" w:cs="Times New Roman"/>
                <w:sz w:val="20"/>
                <w:szCs w:val="20"/>
                <w:lang w:val="en-US"/>
                <w:rPrChange w:id="791" w:author="Bouzek,Heather K" w:date="2026-08-24T01:26:00Z" w16du:dateUtc="2026-08-24T06:26:00Z">
                  <w:rPr>
                    <w:ins w:id="792" w:author="Bouzek,Heather K" w:date="2026-08-24T01:11:00Z"/>
                    <w:rFonts w:ascii="Times New Roman" w:eastAsia="Times New Roman" w:hAnsi="Times New Roman" w:cs="Times New Roman"/>
                    <w:sz w:val="24"/>
                    <w:szCs w:val="24"/>
                    <w:lang w:val="en-US"/>
                  </w:rPr>
                </w:rPrChange>
              </w:rPr>
            </w:pPr>
            <w:ins w:id="793" w:author="Bouzek,Heather K" w:date="2026-08-24T12:37:00Z" w16du:dateUtc="2026-08-24T17:37:00Z">
              <w:r>
                <w:rPr>
                  <w:rFonts w:ascii="Times New Roman" w:eastAsia="Times New Roman" w:hAnsi="Times New Roman" w:cs="Times New Roman"/>
                  <w:sz w:val="20"/>
                  <w:szCs w:val="20"/>
                  <w:lang w:val="en-US"/>
                </w:rPr>
                <w:t xml:space="preserve">Run </w:t>
              </w:r>
            </w:ins>
            <w:ins w:id="794" w:author="Bouzek,Heather K" w:date="2026-08-24T01:11:00Z">
              <w:r>
                <w:rPr>
                  <w:rFonts w:ascii="Times New Roman" w:eastAsia="Times New Roman" w:hAnsi="Times New Roman" w:cs="Times New Roman"/>
                  <w:sz w:val="20"/>
                  <w:szCs w:val="20"/>
                  <w:lang w:val="en-US"/>
                  <w:rPrChange w:id="795" w:author="Bouzek,Heather K" w:date="2026-08-24T01:26:00Z" w16du:dateUtc="2026-08-24T06:26:00Z">
                    <w:rPr>
                      <w:rFonts w:ascii="Times New Roman" w:eastAsia="Times New Roman" w:hAnsi="Times New Roman" w:cs="Times New Roman"/>
                      <w:sz w:val="24"/>
                      <w:szCs w:val="24"/>
                      <w:lang w:val="en-US"/>
                    </w:rPr>
                  </w:rPrChange>
                </w:rPr>
                <w:t xml:space="preserve">aborted </w:t>
              </w:r>
            </w:ins>
          </w:p>
        </w:tc>
      </w:tr>
      <w:tr w:rsidR="00FB6069" w:rsidRPr="00FB6069" w14:paraId="1ABB4EB9" w14:textId="77777777" w:rsidTr="00415861">
        <w:trPr>
          <w:cantSplit/>
          <w:ins w:id="796" w:author="Bouzek,Heather K" w:date="2026-08-24T01:11:00Z"/>
        </w:trPr>
        <w:tc>
          <w:tcPr>
            <w:tcW w:w="1600" w:type="dxa"/>
            <w:shd w:val="clear" w:color="auto" w:fill="F2F2F2"/>
            <w:tcMar>
              <w:top w:w="80" w:type="dxa"/>
              <w:left w:w="100" w:type="dxa"/>
              <w:bottom w:w="80" w:type="dxa"/>
              <w:right w:w="100" w:type="dxa"/>
            </w:tcMar>
          </w:tcPr>
          <w:p w14:paraId="1D3B133B" w14:textId="77777777" w:rsidR="00FB6069" w:rsidRPr="00A41A82" w:rsidRDefault="00FB6069" w:rsidP="00FB6069">
            <w:pPr>
              <w:spacing w:after="240" w:line="480" w:lineRule="auto"/>
              <w:jc w:val="both"/>
              <w:rPr>
                <w:ins w:id="797" w:author="Bouzek,Heather K" w:date="2026-08-24T01:11:00Z"/>
                <w:rFonts w:ascii="Times New Roman" w:eastAsia="Times New Roman" w:hAnsi="Times New Roman" w:cs="Times New Roman"/>
                <w:sz w:val="20"/>
                <w:szCs w:val="20"/>
                <w:lang w:val="en-US"/>
                <w:rPrChange w:id="798" w:author="Bouzek,Heather K" w:date="2026-08-24T01:26:00Z" w16du:dateUtc="2026-08-24T06:26:00Z">
                  <w:rPr>
                    <w:ins w:id="799" w:author="Bouzek,Heather K" w:date="2026-08-24T01:11:00Z"/>
                    <w:rFonts w:ascii="Times New Roman" w:eastAsia="Times New Roman" w:hAnsi="Times New Roman" w:cs="Times New Roman"/>
                    <w:sz w:val="24"/>
                    <w:szCs w:val="24"/>
                    <w:lang w:val="en-US"/>
                  </w:rPr>
                </w:rPrChange>
              </w:rPr>
            </w:pPr>
            <w:ins w:id="800" w:author="Bouzek,Heather K" w:date="2026-08-24T01:11:00Z">
              <w:r>
                <w:rPr>
                  <w:rFonts w:ascii="Times New Roman" w:eastAsia="Times New Roman" w:hAnsi="Times New Roman" w:cs="Times New Roman"/>
                  <w:sz w:val="20"/>
                  <w:szCs w:val="20"/>
                  <w:lang w:val="en-US"/>
                  <w:rPrChange w:id="801" w:author="Bouzek,Heather K" w:date="2026-08-24T01:26:00Z" w16du:dateUtc="2026-08-24T06:26:00Z">
                    <w:rPr>
                      <w:rFonts w:ascii="Times New Roman" w:eastAsia="Times New Roman" w:hAnsi="Times New Roman" w:cs="Times New Roman"/>
                      <w:sz w:val="24"/>
                      <w:szCs w:val="24"/>
                      <w:lang w:val="en-US"/>
                    </w:rPr>
                  </w:rPrChange>
                </w:rPr>
                <w:t>20 kb</w:t>
              </w:r>
            </w:ins>
          </w:p>
        </w:tc>
        <w:tc>
          <w:tcPr>
            <w:tcW w:w="1800" w:type="dxa"/>
            <w:shd w:val="clear" w:color="auto" w:fill="F2F2F2"/>
            <w:tcMar>
              <w:top w:w="80" w:type="dxa"/>
              <w:left w:w="100" w:type="dxa"/>
              <w:bottom w:w="80" w:type="dxa"/>
              <w:right w:w="100" w:type="dxa"/>
            </w:tcMar>
          </w:tcPr>
          <w:p w14:paraId="7E5D80E4" w14:textId="77777777" w:rsidR="00FB6069" w:rsidRPr="00A41A82" w:rsidRDefault="00FB6069" w:rsidP="00FB6069">
            <w:pPr>
              <w:spacing w:after="240" w:line="480" w:lineRule="auto"/>
              <w:jc w:val="both"/>
              <w:rPr>
                <w:ins w:id="802" w:author="Bouzek,Heather K" w:date="2026-08-24T01:11:00Z"/>
                <w:rFonts w:ascii="Times New Roman" w:eastAsia="Times New Roman" w:hAnsi="Times New Roman" w:cs="Times New Roman"/>
                <w:sz w:val="20"/>
                <w:szCs w:val="20"/>
                <w:lang w:val="en-US"/>
                <w:rPrChange w:id="803" w:author="Bouzek,Heather K" w:date="2026-08-24T01:26:00Z" w16du:dateUtc="2026-08-24T06:26:00Z">
                  <w:rPr>
                    <w:ins w:id="804" w:author="Bouzek,Heather K" w:date="2026-08-24T01:11:00Z"/>
                    <w:rFonts w:ascii="Times New Roman" w:eastAsia="Times New Roman" w:hAnsi="Times New Roman" w:cs="Times New Roman"/>
                    <w:sz w:val="24"/>
                    <w:szCs w:val="24"/>
                    <w:lang w:val="en-US"/>
                  </w:rPr>
                </w:rPrChange>
              </w:rPr>
            </w:pPr>
            <w:ins w:id="805" w:author="Bouzek,Heather K" w:date="2026-08-24T01:11:00Z">
              <w:r>
                <w:rPr>
                  <w:rFonts w:ascii="Times New Roman" w:eastAsia="Times New Roman" w:hAnsi="Times New Roman" w:cs="Times New Roman"/>
                  <w:sz w:val="20"/>
                  <w:szCs w:val="20"/>
                  <w:lang w:val="en-US"/>
                  <w:rPrChange w:id="806" w:author="Bouzek,Heather K" w:date="2026-08-24T01:26:00Z" w16du:dateUtc="2026-08-24T06:26:00Z">
                    <w:rPr>
                      <w:rFonts w:ascii="Times New Roman" w:eastAsia="Times New Roman" w:hAnsi="Times New Roman" w:cs="Times New Roman"/>
                      <w:sz w:val="24"/>
                      <w:szCs w:val="24"/>
                      <w:lang w:val="en-US"/>
                    </w:rPr>
                  </w:rPrChange>
                </w:rPr>
                <w:t>49</w:t>
              </w:r>
            </w:ins>
          </w:p>
        </w:tc>
        <w:tc>
          <w:tcPr>
            <w:tcW w:w="1800" w:type="dxa"/>
            <w:shd w:val="clear" w:color="auto" w:fill="F2F2F2"/>
            <w:tcMar>
              <w:top w:w="80" w:type="dxa"/>
              <w:left w:w="100" w:type="dxa"/>
              <w:bottom w:w="80" w:type="dxa"/>
              <w:right w:w="100" w:type="dxa"/>
            </w:tcMar>
          </w:tcPr>
          <w:p w14:paraId="6426AF73" w14:textId="77777777" w:rsidR="00FB6069" w:rsidRPr="00A41A82" w:rsidRDefault="00FB6069" w:rsidP="00FB6069">
            <w:pPr>
              <w:spacing w:after="240" w:line="480" w:lineRule="auto"/>
              <w:jc w:val="both"/>
              <w:rPr>
                <w:ins w:id="807" w:author="Bouzek,Heather K" w:date="2026-08-24T01:11:00Z"/>
                <w:rFonts w:ascii="Times New Roman" w:eastAsia="Times New Roman" w:hAnsi="Times New Roman" w:cs="Times New Roman"/>
                <w:sz w:val="20"/>
                <w:szCs w:val="20"/>
                <w:lang w:val="en-US"/>
                <w:rPrChange w:id="808" w:author="Bouzek,Heather K" w:date="2026-08-24T01:26:00Z" w16du:dateUtc="2026-08-24T06:26:00Z">
                  <w:rPr>
                    <w:ins w:id="809" w:author="Bouzek,Heather K" w:date="2026-08-24T01:11:00Z"/>
                    <w:rFonts w:ascii="Times New Roman" w:eastAsia="Times New Roman" w:hAnsi="Times New Roman" w:cs="Times New Roman"/>
                    <w:sz w:val="24"/>
                    <w:szCs w:val="24"/>
                    <w:lang w:val="en-US"/>
                  </w:rPr>
                </w:rPrChange>
              </w:rPr>
            </w:pPr>
            <w:ins w:id="810" w:author="Bouzek,Heather K" w:date="2026-08-24T01:11:00Z">
              <w:r>
                <w:rPr>
                  <w:rFonts w:ascii="Times New Roman" w:eastAsia="Times New Roman" w:hAnsi="Times New Roman" w:cs="Times New Roman"/>
                  <w:sz w:val="20"/>
                  <w:szCs w:val="20"/>
                  <w:lang w:val="en-US"/>
                  <w:rPrChange w:id="811" w:author="Bouzek,Heather K" w:date="2026-08-24T01:26:00Z" w16du:dateUtc="2026-08-24T06:26:00Z">
                    <w:rPr>
                      <w:rFonts w:ascii="Times New Roman" w:eastAsia="Times New Roman" w:hAnsi="Times New Roman" w:cs="Times New Roman"/>
                      <w:sz w:val="24"/>
                      <w:szCs w:val="24"/>
                      <w:lang w:val="en-US"/>
                    </w:rPr>
                  </w:rPrChange>
                </w:rPr>
                <w:t>0.045 s</w:t>
              </w:r>
            </w:ins>
          </w:p>
        </w:tc>
        <w:tc>
          <w:tcPr>
            <w:tcW w:w="2280" w:type="dxa"/>
            <w:shd w:val="clear" w:color="auto" w:fill="F2F2F2"/>
            <w:tcMar>
              <w:top w:w="80" w:type="dxa"/>
              <w:left w:w="100" w:type="dxa"/>
              <w:bottom w:w="80" w:type="dxa"/>
              <w:right w:w="100" w:type="dxa"/>
            </w:tcMar>
          </w:tcPr>
          <w:p w14:paraId="3B25BBF3" w14:textId="77777777" w:rsidR="00FB6069" w:rsidRPr="00A41A82" w:rsidRDefault="00FB6069" w:rsidP="00FB6069">
            <w:pPr>
              <w:spacing w:after="240" w:line="480" w:lineRule="auto"/>
              <w:jc w:val="both"/>
              <w:rPr>
                <w:ins w:id="812" w:author="Bouzek,Heather K" w:date="2026-08-24T01:11:00Z"/>
                <w:rFonts w:ascii="Times New Roman" w:eastAsia="Times New Roman" w:hAnsi="Times New Roman" w:cs="Times New Roman"/>
                <w:sz w:val="20"/>
                <w:szCs w:val="20"/>
                <w:lang w:val="en-US"/>
                <w:rPrChange w:id="813" w:author="Bouzek,Heather K" w:date="2026-08-24T01:26:00Z" w16du:dateUtc="2026-08-24T06:26:00Z">
                  <w:rPr>
                    <w:ins w:id="814" w:author="Bouzek,Heather K" w:date="2026-08-24T01:11:00Z"/>
                    <w:rFonts w:ascii="Times New Roman" w:eastAsia="Times New Roman" w:hAnsi="Times New Roman" w:cs="Times New Roman"/>
                    <w:sz w:val="24"/>
                    <w:szCs w:val="24"/>
                    <w:lang w:val="en-US"/>
                  </w:rPr>
                </w:rPrChange>
              </w:rPr>
            </w:pPr>
            <w:ins w:id="815" w:author="Bouzek,Heather K" w:date="2026-08-24T01:11:00Z">
              <w:r>
                <w:rPr>
                  <w:rFonts w:ascii="Times New Roman" w:eastAsia="Times New Roman" w:hAnsi="Times New Roman" w:cs="Times New Roman"/>
                  <w:sz w:val="20"/>
                  <w:szCs w:val="20"/>
                  <w:lang w:val="en-US"/>
                  <w:rPrChange w:id="816" w:author="Bouzek,Heather K" w:date="2026-08-24T01:26:00Z" w16du:dateUtc="2026-08-24T06:26:00Z">
                    <w:rPr>
                      <w:rFonts w:ascii="Times New Roman" w:eastAsia="Times New Roman" w:hAnsi="Times New Roman" w:cs="Times New Roman"/>
                      <w:sz w:val="24"/>
                      <w:szCs w:val="24"/>
                      <w:lang w:val="en-US"/>
                    </w:rPr>
                  </w:rPrChange>
                </w:rPr>
                <w:t>0.645 s</w:t>
              </w:r>
            </w:ins>
          </w:p>
        </w:tc>
        <w:tc>
          <w:tcPr>
            <w:tcW w:w="1880" w:type="dxa"/>
            <w:shd w:val="clear" w:color="auto" w:fill="F2F2F2"/>
            <w:tcMar>
              <w:top w:w="80" w:type="dxa"/>
              <w:left w:w="100" w:type="dxa"/>
              <w:bottom w:w="80" w:type="dxa"/>
              <w:right w:w="100" w:type="dxa"/>
            </w:tcMar>
          </w:tcPr>
          <w:p w14:paraId="31A825B5" w14:textId="77777777" w:rsidR="00FB6069" w:rsidRPr="00A41A82" w:rsidRDefault="00FB6069" w:rsidP="00FB6069">
            <w:pPr>
              <w:spacing w:after="240" w:line="480" w:lineRule="auto"/>
              <w:jc w:val="both"/>
              <w:rPr>
                <w:ins w:id="817" w:author="Bouzek,Heather K" w:date="2026-08-24T01:11:00Z"/>
                <w:rFonts w:ascii="Times New Roman" w:eastAsia="Times New Roman" w:hAnsi="Times New Roman" w:cs="Times New Roman"/>
                <w:sz w:val="20"/>
                <w:szCs w:val="20"/>
                <w:lang w:val="en-US"/>
                <w:rPrChange w:id="818" w:author="Bouzek,Heather K" w:date="2026-08-24T01:26:00Z" w16du:dateUtc="2026-08-24T06:26:00Z">
                  <w:rPr>
                    <w:ins w:id="819" w:author="Bouzek,Heather K" w:date="2026-08-24T01:11:00Z"/>
                    <w:rFonts w:ascii="Times New Roman" w:eastAsia="Times New Roman" w:hAnsi="Times New Roman" w:cs="Times New Roman"/>
                    <w:sz w:val="24"/>
                    <w:szCs w:val="24"/>
                    <w:lang w:val="en-US"/>
                  </w:rPr>
                </w:rPrChange>
              </w:rPr>
            </w:pPr>
            <w:ins w:id="820" w:author="Bouzek,Heather K" w:date="2026-08-24T01:11:00Z">
              <w:r>
                <w:rPr>
                  <w:rFonts w:ascii="Times New Roman" w:eastAsia="Times New Roman" w:hAnsi="Times New Roman" w:cs="Times New Roman"/>
                  <w:sz w:val="20"/>
                  <w:szCs w:val="20"/>
                  <w:lang w:val="en-US"/>
                  <w:rPrChange w:id="821" w:author="Bouzek,Heather K" w:date="2026-08-24T01:26:00Z" w16du:dateUtc="2026-08-24T06:26:00Z">
                    <w:rPr>
                      <w:rFonts w:ascii="Times New Roman" w:eastAsia="Times New Roman" w:hAnsi="Times New Roman" w:cs="Times New Roman"/>
                      <w:sz w:val="24"/>
                      <w:szCs w:val="24"/>
                      <w:lang w:val="en-US"/>
                    </w:rPr>
                  </w:rPrChange>
                </w:rPr>
                <w:t>0.626 s</w:t>
              </w:r>
            </w:ins>
          </w:p>
        </w:tc>
      </w:tr>
    </w:tbl>
    <w:p w14:paraId="548CFFA9" w14:textId="77777777" w:rsidR="00FB6069" w:rsidRDefault="00FB6069" w:rsidP="00FB6069">
      <w:pPr>
        <w:spacing w:after="240" w:line="480" w:lineRule="auto"/>
        <w:jc w:val="both"/>
        <w:rPr>
          <w:ins w:id="822" w:author="Bouzek,Heather K" w:date="2026-08-24T01:13:00Z" w16du:dateUtc="2026-08-24T06:13:00Z"/>
          <w:rFonts w:ascii="Times New Roman" w:eastAsia="Times New Roman" w:hAnsi="Times New Roman" w:cs="Times New Roman"/>
          <w:sz w:val="24"/>
          <w:szCs w:val="24"/>
          <w:lang w:val="en-US"/>
        </w:rPr>
      </w:pPr>
    </w:p>
    <w:p w14:paraId="746FE8AC" w14:textId="0B09FC06" w:rsidR="00FB6069" w:rsidRPr="00FB6069" w:rsidRDefault="00FB6069" w:rsidP="00FB6069">
      <w:pPr>
        <w:spacing w:after="240" w:line="480" w:lineRule="auto"/>
        <w:jc w:val="both"/>
        <w:rPr>
          <w:ins w:id="823" w:author="Bouzek,Heather K" w:date="2026-08-24T01:13:00Z"/>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Table 4. Edit parsimony (edits made per resolved site)</w:t>
      </w:r>
      <w:del w:id="824" w:author="Bouzek,Heather K" w:date="2026-08-30T11:38:00Z" w16du:dateUtc="2026-08-30T16:38:00Z">
        <w:r>
          <w:rPr>
            <w:rFonts w:ascii="Times New Roman" w:eastAsia="Times New Roman" w:hAnsi="Times New Roman" w:cs="Times New Roman"/>
            <w:b/>
            <w:bCs/>
            <w:sz w:val="24"/>
            <w:szCs w:val="24"/>
            <w:lang w:val="en-US"/>
          </w:rPr>
          <w:delText>.</w:delText>
        </w:r>
      </w:del>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825" w:author="Bouzek,Heather K" w:date="2026-08-24T01:27:00Z" w16du:dateUtc="2026-08-24T06:27: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969"/>
        <w:gridCol w:w="2166"/>
        <w:gridCol w:w="2363"/>
        <w:gridCol w:w="2718"/>
        <w:tblGridChange w:id="826">
          <w:tblGrid>
            <w:gridCol w:w="1969"/>
            <w:gridCol w:w="31"/>
            <w:gridCol w:w="2135"/>
            <w:gridCol w:w="65"/>
            <w:gridCol w:w="2298"/>
            <w:gridCol w:w="102"/>
            <w:gridCol w:w="2616"/>
            <w:gridCol w:w="144"/>
          </w:tblGrid>
        </w:tblGridChange>
      </w:tblGrid>
      <w:tr w:rsidR="00FB6069" w:rsidRPr="00FB6069" w14:paraId="0FBD8505" w14:textId="77777777" w:rsidTr="00A41A82">
        <w:trPr>
          <w:cantSplit/>
          <w:trHeight w:val="972"/>
          <w:tblHeader/>
          <w:ins w:id="827" w:author="Bouzek,Heather K" w:date="2026-08-24T01:13:00Z"/>
          <w:trPrChange w:id="828" w:author="Bouzek,Heather K" w:date="2026-08-24T01:27:00Z" w16du:dateUtc="2026-08-24T06:27:00Z">
            <w:trPr>
              <w:tblHeader/>
            </w:trPr>
          </w:trPrChange>
        </w:trPr>
        <w:tc>
          <w:tcPr>
            <w:tcW w:w="1969" w:type="dxa"/>
            <w:shd w:val="clear" w:color="auto" w:fill="1F3864"/>
            <w:tcMar>
              <w:top w:w="80" w:type="dxa"/>
              <w:left w:w="100" w:type="dxa"/>
              <w:bottom w:w="80" w:type="dxa"/>
              <w:right w:w="100" w:type="dxa"/>
            </w:tcMar>
            <w:tcPrChange w:id="829" w:author="Bouzek,Heather K" w:date="2026-08-24T01:27:00Z" w16du:dateUtc="2026-08-24T06:27:00Z">
              <w:tcPr>
                <w:tcW w:w="2000" w:type="dxa"/>
                <w:gridSpan w:val="2"/>
                <w:shd w:val="clear" w:color="auto" w:fill="1F3864"/>
                <w:tcMar>
                  <w:top w:w="80" w:type="dxa"/>
                  <w:left w:w="100" w:type="dxa"/>
                  <w:bottom w:w="80" w:type="dxa"/>
                  <w:right w:w="100" w:type="dxa"/>
                </w:tcMar>
              </w:tcPr>
            </w:tcPrChange>
          </w:tcPr>
          <w:p w14:paraId="043E0F97" w14:textId="77777777" w:rsidR="00FB6069" w:rsidRPr="00FB6069" w:rsidRDefault="00FB6069">
            <w:pPr>
              <w:spacing w:after="240" w:line="480" w:lineRule="auto"/>
              <w:rPr>
                <w:ins w:id="830" w:author="Bouzek,Heather K" w:date="2026-08-24T01:13:00Z"/>
                <w:rFonts w:ascii="Times New Roman" w:eastAsia="Times New Roman" w:hAnsi="Times New Roman" w:cs="Times New Roman"/>
                <w:sz w:val="24"/>
                <w:szCs w:val="24"/>
                <w:lang w:val="en-US"/>
              </w:rPr>
              <w:pPrChange w:id="831" w:author="Bouzek,Heather K" w:date="2026-08-24T01:40:00Z" w16du:dateUtc="2026-08-24T06:40:00Z">
                <w:pPr>
                  <w:spacing w:after="240" w:line="480" w:lineRule="auto"/>
                  <w:jc w:val="both"/>
                </w:pPr>
              </w:pPrChange>
            </w:pPr>
            <w:ins w:id="832" w:author="Bouzek,Heather K" w:date="2026-08-24T01:13:00Z">
              <w:r>
                <w:rPr>
                  <w:rFonts w:ascii="Times New Roman" w:eastAsia="Times New Roman" w:hAnsi="Times New Roman" w:cs="Times New Roman"/>
                  <w:b/>
                  <w:bCs/>
                  <w:sz w:val="24"/>
                  <w:szCs w:val="24"/>
                  <w:lang w:val="en-US"/>
                </w:rPr>
                <w:t>Construct</w:t>
              </w:r>
            </w:ins>
          </w:p>
        </w:tc>
        <w:tc>
          <w:tcPr>
            <w:tcW w:w="2166" w:type="dxa"/>
            <w:shd w:val="clear" w:color="auto" w:fill="1F3864"/>
            <w:tcMar>
              <w:top w:w="80" w:type="dxa"/>
              <w:left w:w="100" w:type="dxa"/>
              <w:bottom w:w="80" w:type="dxa"/>
              <w:right w:w="100" w:type="dxa"/>
            </w:tcMar>
            <w:tcPrChange w:id="833" w:author="Bouzek,Heather K" w:date="2026-08-24T01:27:00Z" w16du:dateUtc="2026-08-24T06:27:00Z">
              <w:tcPr>
                <w:tcW w:w="2200" w:type="dxa"/>
                <w:gridSpan w:val="2"/>
                <w:shd w:val="clear" w:color="auto" w:fill="1F3864"/>
                <w:tcMar>
                  <w:top w:w="80" w:type="dxa"/>
                  <w:left w:w="100" w:type="dxa"/>
                  <w:bottom w:w="80" w:type="dxa"/>
                  <w:right w:w="100" w:type="dxa"/>
                </w:tcMar>
              </w:tcPr>
            </w:tcPrChange>
          </w:tcPr>
          <w:p w14:paraId="5BE8C622" w14:textId="77777777" w:rsidR="00FB6069" w:rsidRPr="00FB6069" w:rsidRDefault="00FB6069">
            <w:pPr>
              <w:spacing w:after="240" w:line="480" w:lineRule="auto"/>
              <w:rPr>
                <w:ins w:id="834" w:author="Bouzek,Heather K" w:date="2026-08-24T01:13:00Z"/>
                <w:rFonts w:ascii="Times New Roman" w:eastAsia="Times New Roman" w:hAnsi="Times New Roman" w:cs="Times New Roman"/>
                <w:sz w:val="24"/>
                <w:szCs w:val="24"/>
                <w:lang w:val="en-US"/>
              </w:rPr>
              <w:pPrChange w:id="835" w:author="Bouzek,Heather K" w:date="2026-08-24T01:40:00Z" w16du:dateUtc="2026-08-24T06:40:00Z">
                <w:pPr>
                  <w:spacing w:after="240" w:line="480" w:lineRule="auto"/>
                  <w:jc w:val="both"/>
                </w:pPr>
              </w:pPrChange>
            </w:pPr>
            <w:ins w:id="836" w:author="Bouzek,Heather K" w:date="2026-08-24T01:13:00Z">
              <w:r>
                <w:rPr>
                  <w:rFonts w:ascii="Times New Roman" w:eastAsia="Times New Roman" w:hAnsi="Times New Roman" w:cs="Times New Roman"/>
                  <w:b/>
                  <w:bCs/>
                  <w:sz w:val="24"/>
                  <w:szCs w:val="24"/>
                  <w:lang w:val="en-US"/>
                </w:rPr>
                <w:t>Sites resolved</w:t>
              </w:r>
            </w:ins>
          </w:p>
        </w:tc>
        <w:tc>
          <w:tcPr>
            <w:tcW w:w="2363" w:type="dxa"/>
            <w:shd w:val="clear" w:color="auto" w:fill="1F3864"/>
            <w:tcMar>
              <w:top w:w="80" w:type="dxa"/>
              <w:left w:w="100" w:type="dxa"/>
              <w:bottom w:w="80" w:type="dxa"/>
              <w:right w:w="100" w:type="dxa"/>
            </w:tcMar>
            <w:tcPrChange w:id="837" w:author="Bouzek,Heather K" w:date="2026-08-24T01:27:00Z" w16du:dateUtc="2026-08-24T06:27:00Z">
              <w:tcPr>
                <w:tcW w:w="2400" w:type="dxa"/>
                <w:gridSpan w:val="2"/>
                <w:shd w:val="clear" w:color="auto" w:fill="1F3864"/>
                <w:tcMar>
                  <w:top w:w="80" w:type="dxa"/>
                  <w:left w:w="100" w:type="dxa"/>
                  <w:bottom w:w="80" w:type="dxa"/>
                  <w:right w:w="100" w:type="dxa"/>
                </w:tcMar>
              </w:tcPr>
            </w:tcPrChange>
          </w:tcPr>
          <w:p w14:paraId="0C05DBA0" w14:textId="77777777" w:rsidR="00FB6069" w:rsidRPr="00FB6069" w:rsidRDefault="00FB6069">
            <w:pPr>
              <w:spacing w:after="240" w:line="480" w:lineRule="auto"/>
              <w:rPr>
                <w:ins w:id="838" w:author="Bouzek,Heather K" w:date="2026-08-24T01:13:00Z"/>
                <w:rFonts w:ascii="Times New Roman" w:eastAsia="Times New Roman" w:hAnsi="Times New Roman" w:cs="Times New Roman"/>
                <w:sz w:val="24"/>
                <w:szCs w:val="24"/>
                <w:lang w:val="en-US"/>
              </w:rPr>
              <w:pPrChange w:id="839" w:author="Bouzek,Heather K" w:date="2026-08-24T01:40:00Z" w16du:dateUtc="2026-08-24T06:40:00Z">
                <w:pPr>
                  <w:spacing w:after="240" w:line="480" w:lineRule="auto"/>
                  <w:jc w:val="both"/>
                </w:pPr>
              </w:pPrChange>
            </w:pPr>
            <w:ins w:id="840" w:author="Bouzek,Heather K" w:date="2026-08-24T01:13:00Z">
              <w:r>
                <w:rPr>
                  <w:rFonts w:ascii="Times New Roman" w:eastAsia="Times New Roman" w:hAnsi="Times New Roman" w:cs="Times New Roman"/>
                  <w:b/>
                  <w:bCs/>
                  <w:sz w:val="24"/>
                  <w:szCs w:val="24"/>
                  <w:lang w:val="en-US"/>
                </w:rPr>
                <w:t>Sytogen edits</w:t>
              </w:r>
            </w:ins>
          </w:p>
        </w:tc>
        <w:tc>
          <w:tcPr>
            <w:tcW w:w="2718" w:type="dxa"/>
            <w:shd w:val="clear" w:color="auto" w:fill="1F3864"/>
            <w:tcMar>
              <w:top w:w="80" w:type="dxa"/>
              <w:left w:w="100" w:type="dxa"/>
              <w:bottom w:w="80" w:type="dxa"/>
              <w:right w:w="100" w:type="dxa"/>
            </w:tcMar>
            <w:tcPrChange w:id="841" w:author="Bouzek,Heather K" w:date="2026-08-24T01:27:00Z" w16du:dateUtc="2026-08-24T06:27:00Z">
              <w:tcPr>
                <w:tcW w:w="2760" w:type="dxa"/>
                <w:gridSpan w:val="2"/>
                <w:shd w:val="clear" w:color="auto" w:fill="1F3864"/>
                <w:tcMar>
                  <w:top w:w="80" w:type="dxa"/>
                  <w:left w:w="100" w:type="dxa"/>
                  <w:bottom w:w="80" w:type="dxa"/>
                  <w:right w:w="100" w:type="dxa"/>
                </w:tcMar>
              </w:tcPr>
            </w:tcPrChange>
          </w:tcPr>
          <w:p w14:paraId="57C7315C" w14:textId="77777777" w:rsidR="00FB6069" w:rsidRPr="00FB6069" w:rsidRDefault="00FB6069">
            <w:pPr>
              <w:spacing w:after="240" w:line="480" w:lineRule="auto"/>
              <w:rPr>
                <w:ins w:id="842" w:author="Bouzek,Heather K" w:date="2026-08-24T01:13:00Z"/>
                <w:rFonts w:ascii="Times New Roman" w:eastAsia="Times New Roman" w:hAnsi="Times New Roman" w:cs="Times New Roman"/>
                <w:sz w:val="24"/>
                <w:szCs w:val="24"/>
                <w:lang w:val="en-US"/>
              </w:rPr>
              <w:pPrChange w:id="843" w:author="Bouzek,Heather K" w:date="2026-08-24T01:40:00Z" w16du:dateUtc="2026-08-24T06:40:00Z">
                <w:pPr>
                  <w:spacing w:after="240" w:line="480" w:lineRule="auto"/>
                  <w:jc w:val="both"/>
                </w:pPr>
              </w:pPrChange>
            </w:pPr>
            <w:ins w:id="844" w:author="Bouzek,Heather K" w:date="2026-08-24T01:13:00Z">
              <w:r>
                <w:rPr>
                  <w:rFonts w:ascii="Times New Roman" w:eastAsia="Times New Roman" w:hAnsi="Times New Roman" w:cs="Times New Roman"/>
                  <w:b/>
                  <w:bCs/>
                  <w:sz w:val="24"/>
                  <w:szCs w:val="24"/>
                  <w:lang w:val="en-US"/>
                </w:rPr>
                <w:t>DNA Chisel edits (protected)</w:t>
              </w:r>
            </w:ins>
          </w:p>
        </w:tc>
      </w:tr>
      <w:tr w:rsidR="00FB6069" w:rsidRPr="00FB6069" w14:paraId="35615BFD" w14:textId="77777777" w:rsidTr="00A41A82">
        <w:trPr>
          <w:cantSplit/>
          <w:trHeight w:val="378"/>
          <w:ins w:id="845" w:author="Bouzek,Heather K" w:date="2026-08-24T01:13:00Z"/>
        </w:trPr>
        <w:tc>
          <w:tcPr>
            <w:tcW w:w="1969" w:type="dxa"/>
            <w:tcMar>
              <w:top w:w="80" w:type="dxa"/>
              <w:left w:w="100" w:type="dxa"/>
              <w:bottom w:w="80" w:type="dxa"/>
              <w:right w:w="100" w:type="dxa"/>
            </w:tcMar>
            <w:tcPrChange w:id="846" w:author="Bouzek,Heather K" w:date="2026-08-24T01:28:00Z" w16du:dateUtc="2026-08-24T06:28:00Z">
              <w:tcPr>
                <w:tcW w:w="2000" w:type="dxa"/>
                <w:gridSpan w:val="2"/>
                <w:tcMar>
                  <w:top w:w="80" w:type="dxa"/>
                  <w:left w:w="100" w:type="dxa"/>
                  <w:bottom w:w="80" w:type="dxa"/>
                  <w:right w:w="100" w:type="dxa"/>
                </w:tcMar>
              </w:tcPr>
            </w:tcPrChange>
          </w:tcPr>
          <w:p w14:paraId="74A4C82F" w14:textId="77777777" w:rsidR="00FB6069" w:rsidRPr="00A41A82" w:rsidRDefault="00FB6069">
            <w:pPr>
              <w:spacing w:after="240" w:line="480" w:lineRule="auto"/>
              <w:rPr>
                <w:ins w:id="847" w:author="Bouzek,Heather K" w:date="2026-08-24T01:13:00Z"/>
                <w:rFonts w:ascii="Times New Roman" w:eastAsia="Times New Roman" w:hAnsi="Times New Roman" w:cs="Times New Roman"/>
                <w:sz w:val="20"/>
                <w:szCs w:val="20"/>
                <w:lang w:val="en-US"/>
                <w:rPrChange w:id="848" w:author="Bouzek,Heather K" w:date="2026-08-24T01:26:00Z" w16du:dateUtc="2026-08-24T06:26:00Z">
                  <w:rPr>
                    <w:ins w:id="849" w:author="Bouzek,Heather K" w:date="2026-08-24T01:13:00Z"/>
                    <w:rFonts w:ascii="Times New Roman" w:eastAsia="Times New Roman" w:hAnsi="Times New Roman" w:cs="Times New Roman"/>
                    <w:sz w:val="24"/>
                    <w:szCs w:val="24"/>
                    <w:lang w:val="en-US"/>
                  </w:rPr>
                </w:rPrChange>
              </w:rPr>
              <w:pPrChange w:id="850" w:author="Bouzek,Heather K" w:date="2026-08-24T01:40:00Z" w16du:dateUtc="2026-08-24T06:40:00Z">
                <w:pPr>
                  <w:spacing w:after="240" w:line="480" w:lineRule="auto"/>
                  <w:jc w:val="both"/>
                </w:pPr>
              </w:pPrChange>
            </w:pPr>
            <w:ins w:id="851" w:author="Bouzek,Heather K" w:date="2026-08-24T01:13:00Z">
              <w:r>
                <w:rPr>
                  <w:rFonts w:ascii="Times New Roman" w:eastAsia="Times New Roman" w:hAnsi="Times New Roman" w:cs="Times New Roman"/>
                  <w:sz w:val="20"/>
                  <w:szCs w:val="20"/>
                  <w:lang w:val="en-US"/>
                  <w:rPrChange w:id="852" w:author="Bouzek,Heather K" w:date="2026-08-24T01:26:00Z" w16du:dateUtc="2026-08-24T06:26:00Z">
                    <w:rPr>
                      <w:rFonts w:ascii="Times New Roman" w:eastAsia="Times New Roman" w:hAnsi="Times New Roman" w:cs="Times New Roman"/>
                      <w:sz w:val="24"/>
                      <w:szCs w:val="24"/>
                      <w:lang w:val="en-US"/>
                    </w:rPr>
                  </w:rPrChange>
                </w:rPr>
                <w:t>1.5 kb</w:t>
              </w:r>
            </w:ins>
          </w:p>
        </w:tc>
        <w:tc>
          <w:tcPr>
            <w:tcW w:w="2166" w:type="dxa"/>
            <w:tcMar>
              <w:top w:w="80" w:type="dxa"/>
              <w:left w:w="100" w:type="dxa"/>
              <w:bottom w:w="80" w:type="dxa"/>
              <w:right w:w="100" w:type="dxa"/>
            </w:tcMar>
            <w:tcPrChange w:id="853" w:author="Bouzek,Heather K" w:date="2026-08-24T01:28:00Z" w16du:dateUtc="2026-08-24T06:28:00Z">
              <w:tcPr>
                <w:tcW w:w="2200" w:type="dxa"/>
                <w:gridSpan w:val="2"/>
                <w:tcMar>
                  <w:top w:w="80" w:type="dxa"/>
                  <w:left w:w="100" w:type="dxa"/>
                  <w:bottom w:w="80" w:type="dxa"/>
                  <w:right w:w="100" w:type="dxa"/>
                </w:tcMar>
              </w:tcPr>
            </w:tcPrChange>
          </w:tcPr>
          <w:p w14:paraId="70A0BC31" w14:textId="77777777" w:rsidR="00FB6069" w:rsidRPr="00A41A82" w:rsidRDefault="00FB6069">
            <w:pPr>
              <w:spacing w:after="240" w:line="480" w:lineRule="auto"/>
              <w:rPr>
                <w:ins w:id="854" w:author="Bouzek,Heather K" w:date="2026-08-24T01:13:00Z"/>
                <w:rFonts w:ascii="Times New Roman" w:eastAsia="Times New Roman" w:hAnsi="Times New Roman" w:cs="Times New Roman"/>
                <w:sz w:val="20"/>
                <w:szCs w:val="20"/>
                <w:lang w:val="en-US"/>
                <w:rPrChange w:id="855" w:author="Bouzek,Heather K" w:date="2026-08-24T01:26:00Z" w16du:dateUtc="2026-08-24T06:26:00Z">
                  <w:rPr>
                    <w:ins w:id="856" w:author="Bouzek,Heather K" w:date="2026-08-24T01:13:00Z"/>
                    <w:rFonts w:ascii="Times New Roman" w:eastAsia="Times New Roman" w:hAnsi="Times New Roman" w:cs="Times New Roman"/>
                    <w:sz w:val="24"/>
                    <w:szCs w:val="24"/>
                    <w:lang w:val="en-US"/>
                  </w:rPr>
                </w:rPrChange>
              </w:rPr>
              <w:pPrChange w:id="857" w:author="Bouzek,Heather K" w:date="2026-08-24T01:40:00Z" w16du:dateUtc="2026-08-24T06:40:00Z">
                <w:pPr>
                  <w:spacing w:after="240" w:line="480" w:lineRule="auto"/>
                  <w:jc w:val="both"/>
                </w:pPr>
              </w:pPrChange>
            </w:pPr>
            <w:ins w:id="858" w:author="Bouzek,Heather K" w:date="2026-08-24T01:13:00Z">
              <w:r>
                <w:rPr>
                  <w:rFonts w:ascii="Times New Roman" w:eastAsia="Times New Roman" w:hAnsi="Times New Roman" w:cs="Times New Roman"/>
                  <w:sz w:val="20"/>
                  <w:szCs w:val="20"/>
                  <w:lang w:val="en-US"/>
                  <w:rPrChange w:id="859" w:author="Bouzek,Heather K" w:date="2026-08-24T01:26:00Z" w16du:dateUtc="2026-08-24T06:26:00Z">
                    <w:rPr>
                      <w:rFonts w:ascii="Times New Roman" w:eastAsia="Times New Roman" w:hAnsi="Times New Roman" w:cs="Times New Roman"/>
                      <w:sz w:val="24"/>
                      <w:szCs w:val="24"/>
                      <w:lang w:val="en-US"/>
                    </w:rPr>
                  </w:rPrChange>
                </w:rPr>
                <w:t>5</w:t>
              </w:r>
            </w:ins>
          </w:p>
        </w:tc>
        <w:tc>
          <w:tcPr>
            <w:tcW w:w="2363" w:type="dxa"/>
            <w:tcMar>
              <w:top w:w="80" w:type="dxa"/>
              <w:left w:w="100" w:type="dxa"/>
              <w:bottom w:w="80" w:type="dxa"/>
              <w:right w:w="100" w:type="dxa"/>
            </w:tcMar>
            <w:tcPrChange w:id="860" w:author="Bouzek,Heather K" w:date="2026-08-24T01:28:00Z" w16du:dateUtc="2026-08-24T06:28:00Z">
              <w:tcPr>
                <w:tcW w:w="2400" w:type="dxa"/>
                <w:gridSpan w:val="2"/>
                <w:tcMar>
                  <w:top w:w="80" w:type="dxa"/>
                  <w:left w:w="100" w:type="dxa"/>
                  <w:bottom w:w="80" w:type="dxa"/>
                  <w:right w:w="100" w:type="dxa"/>
                </w:tcMar>
              </w:tcPr>
            </w:tcPrChange>
          </w:tcPr>
          <w:p w14:paraId="61608D13" w14:textId="77777777" w:rsidR="00FB6069" w:rsidRPr="00A41A82" w:rsidRDefault="00FB6069">
            <w:pPr>
              <w:spacing w:after="240" w:line="480" w:lineRule="auto"/>
              <w:rPr>
                <w:ins w:id="861" w:author="Bouzek,Heather K" w:date="2026-08-24T01:13:00Z"/>
                <w:rFonts w:ascii="Times New Roman" w:eastAsia="Times New Roman" w:hAnsi="Times New Roman" w:cs="Times New Roman"/>
                <w:sz w:val="20"/>
                <w:szCs w:val="20"/>
                <w:lang w:val="en-US"/>
                <w:rPrChange w:id="862" w:author="Bouzek,Heather K" w:date="2026-08-24T01:26:00Z" w16du:dateUtc="2026-08-24T06:26:00Z">
                  <w:rPr>
                    <w:ins w:id="863" w:author="Bouzek,Heather K" w:date="2026-08-24T01:13:00Z"/>
                    <w:rFonts w:ascii="Times New Roman" w:eastAsia="Times New Roman" w:hAnsi="Times New Roman" w:cs="Times New Roman"/>
                    <w:sz w:val="24"/>
                    <w:szCs w:val="24"/>
                    <w:lang w:val="en-US"/>
                  </w:rPr>
                </w:rPrChange>
              </w:rPr>
              <w:pPrChange w:id="864" w:author="Bouzek,Heather K" w:date="2026-08-24T01:40:00Z" w16du:dateUtc="2026-08-24T06:40:00Z">
                <w:pPr>
                  <w:spacing w:after="240" w:line="480" w:lineRule="auto"/>
                  <w:jc w:val="both"/>
                </w:pPr>
              </w:pPrChange>
            </w:pPr>
            <w:ins w:id="865" w:author="Bouzek,Heather K" w:date="2026-08-24T01:13:00Z">
              <w:r>
                <w:rPr>
                  <w:rFonts w:ascii="Times New Roman" w:eastAsia="Times New Roman" w:hAnsi="Times New Roman" w:cs="Times New Roman"/>
                  <w:sz w:val="20"/>
                  <w:szCs w:val="20"/>
                  <w:lang w:val="en-US"/>
                  <w:rPrChange w:id="866" w:author="Bouzek,Heather K" w:date="2026-08-24T01:26:00Z" w16du:dateUtc="2026-08-24T06:26:00Z">
                    <w:rPr>
                      <w:rFonts w:ascii="Times New Roman" w:eastAsia="Times New Roman" w:hAnsi="Times New Roman" w:cs="Times New Roman"/>
                      <w:sz w:val="24"/>
                      <w:szCs w:val="24"/>
                      <w:lang w:val="en-US"/>
                    </w:rPr>
                  </w:rPrChange>
                </w:rPr>
                <w:t>5</w:t>
              </w:r>
            </w:ins>
          </w:p>
        </w:tc>
        <w:tc>
          <w:tcPr>
            <w:tcW w:w="2718" w:type="dxa"/>
            <w:tcMar>
              <w:top w:w="80" w:type="dxa"/>
              <w:left w:w="100" w:type="dxa"/>
              <w:bottom w:w="80" w:type="dxa"/>
              <w:right w:w="100" w:type="dxa"/>
            </w:tcMar>
            <w:tcPrChange w:id="867" w:author="Bouzek,Heather K" w:date="2026-08-24T01:28:00Z" w16du:dateUtc="2026-08-24T06:28:00Z">
              <w:tcPr>
                <w:tcW w:w="2760" w:type="dxa"/>
                <w:gridSpan w:val="2"/>
                <w:tcMar>
                  <w:top w:w="80" w:type="dxa"/>
                  <w:left w:w="100" w:type="dxa"/>
                  <w:bottom w:w="80" w:type="dxa"/>
                  <w:right w:w="100" w:type="dxa"/>
                </w:tcMar>
              </w:tcPr>
            </w:tcPrChange>
          </w:tcPr>
          <w:p w14:paraId="5010F3AF" w14:textId="77777777" w:rsidR="00FB6069" w:rsidRPr="00A41A82" w:rsidRDefault="00FB6069">
            <w:pPr>
              <w:spacing w:after="240" w:line="480" w:lineRule="auto"/>
              <w:rPr>
                <w:ins w:id="868" w:author="Bouzek,Heather K" w:date="2026-08-24T01:13:00Z"/>
                <w:rFonts w:ascii="Times New Roman" w:eastAsia="Times New Roman" w:hAnsi="Times New Roman" w:cs="Times New Roman"/>
                <w:sz w:val="20"/>
                <w:szCs w:val="20"/>
                <w:lang w:val="en-US"/>
                <w:rPrChange w:id="869" w:author="Bouzek,Heather K" w:date="2026-08-24T01:26:00Z" w16du:dateUtc="2026-08-24T06:26:00Z">
                  <w:rPr>
                    <w:ins w:id="870" w:author="Bouzek,Heather K" w:date="2026-08-24T01:13:00Z"/>
                    <w:rFonts w:ascii="Times New Roman" w:eastAsia="Times New Roman" w:hAnsi="Times New Roman" w:cs="Times New Roman"/>
                    <w:sz w:val="24"/>
                    <w:szCs w:val="24"/>
                    <w:lang w:val="en-US"/>
                  </w:rPr>
                </w:rPrChange>
              </w:rPr>
              <w:pPrChange w:id="871" w:author="Bouzek,Heather K" w:date="2026-08-24T01:40:00Z" w16du:dateUtc="2026-08-24T06:40:00Z">
                <w:pPr>
                  <w:spacing w:after="240" w:line="480" w:lineRule="auto"/>
                  <w:jc w:val="both"/>
                </w:pPr>
              </w:pPrChange>
            </w:pPr>
            <w:ins w:id="872" w:author="Bouzek,Heather K" w:date="2026-08-24T01:13:00Z">
              <w:r>
                <w:rPr>
                  <w:rFonts w:ascii="Times New Roman" w:eastAsia="Times New Roman" w:hAnsi="Times New Roman" w:cs="Times New Roman"/>
                  <w:sz w:val="20"/>
                  <w:szCs w:val="20"/>
                  <w:lang w:val="en-US"/>
                  <w:rPrChange w:id="873" w:author="Bouzek,Heather K" w:date="2026-08-24T01:26:00Z" w16du:dateUtc="2026-08-24T06:26:00Z">
                    <w:rPr>
                      <w:rFonts w:ascii="Times New Roman" w:eastAsia="Times New Roman" w:hAnsi="Times New Roman" w:cs="Times New Roman"/>
                      <w:sz w:val="24"/>
                      <w:szCs w:val="24"/>
                      <w:lang w:val="en-US"/>
                    </w:rPr>
                  </w:rPrChange>
                </w:rPr>
                <w:t>7</w:t>
              </w:r>
            </w:ins>
          </w:p>
        </w:tc>
      </w:tr>
      <w:tr w:rsidR="00FB6069" w:rsidRPr="00FB6069" w14:paraId="1551FE2D" w14:textId="77777777" w:rsidTr="00A41A82">
        <w:trPr>
          <w:cantSplit/>
          <w:trHeight w:val="507"/>
          <w:ins w:id="874" w:author="Bouzek,Heather K" w:date="2026-08-24T01:13:00Z"/>
        </w:trPr>
        <w:tc>
          <w:tcPr>
            <w:tcW w:w="1969" w:type="dxa"/>
            <w:shd w:val="clear" w:color="auto" w:fill="F2F2F2"/>
            <w:tcMar>
              <w:top w:w="80" w:type="dxa"/>
              <w:left w:w="100" w:type="dxa"/>
              <w:bottom w:w="80" w:type="dxa"/>
              <w:right w:w="100" w:type="dxa"/>
            </w:tcMar>
            <w:tcPrChange w:id="875" w:author="Bouzek,Heather K" w:date="2026-08-24T01:27:00Z" w16du:dateUtc="2026-08-24T06:27:00Z">
              <w:tcPr>
                <w:tcW w:w="2000" w:type="dxa"/>
                <w:gridSpan w:val="2"/>
                <w:shd w:val="clear" w:color="auto" w:fill="F2F2F2"/>
                <w:tcMar>
                  <w:top w:w="80" w:type="dxa"/>
                  <w:left w:w="100" w:type="dxa"/>
                  <w:bottom w:w="80" w:type="dxa"/>
                  <w:right w:w="100" w:type="dxa"/>
                </w:tcMar>
              </w:tcPr>
            </w:tcPrChange>
          </w:tcPr>
          <w:p w14:paraId="7312C376" w14:textId="77777777" w:rsidR="00FB6069" w:rsidRPr="00A41A82" w:rsidRDefault="00FB6069">
            <w:pPr>
              <w:spacing w:after="240" w:line="480" w:lineRule="auto"/>
              <w:rPr>
                <w:ins w:id="876" w:author="Bouzek,Heather K" w:date="2026-08-24T01:13:00Z"/>
                <w:rFonts w:ascii="Times New Roman" w:eastAsia="Times New Roman" w:hAnsi="Times New Roman" w:cs="Times New Roman"/>
                <w:sz w:val="20"/>
                <w:szCs w:val="20"/>
                <w:lang w:val="en-US"/>
                <w:rPrChange w:id="877" w:author="Bouzek,Heather K" w:date="2026-08-24T01:26:00Z" w16du:dateUtc="2026-08-24T06:26:00Z">
                  <w:rPr>
                    <w:ins w:id="878" w:author="Bouzek,Heather K" w:date="2026-08-24T01:13:00Z"/>
                    <w:rFonts w:ascii="Times New Roman" w:eastAsia="Times New Roman" w:hAnsi="Times New Roman" w:cs="Times New Roman"/>
                    <w:sz w:val="24"/>
                    <w:szCs w:val="24"/>
                    <w:lang w:val="en-US"/>
                  </w:rPr>
                </w:rPrChange>
              </w:rPr>
              <w:pPrChange w:id="879" w:author="Bouzek,Heather K" w:date="2026-08-24T01:40:00Z" w16du:dateUtc="2026-08-24T06:40:00Z">
                <w:pPr>
                  <w:spacing w:after="240" w:line="480" w:lineRule="auto"/>
                  <w:jc w:val="both"/>
                </w:pPr>
              </w:pPrChange>
            </w:pPr>
            <w:ins w:id="880" w:author="Bouzek,Heather K" w:date="2026-08-24T01:13:00Z">
              <w:r>
                <w:rPr>
                  <w:rFonts w:ascii="Times New Roman" w:eastAsia="Times New Roman" w:hAnsi="Times New Roman" w:cs="Times New Roman"/>
                  <w:sz w:val="20"/>
                  <w:szCs w:val="20"/>
                  <w:lang w:val="en-US"/>
                  <w:rPrChange w:id="881" w:author="Bouzek,Heather K" w:date="2026-08-24T01:26:00Z" w16du:dateUtc="2026-08-24T06:26:00Z">
                    <w:rPr>
                      <w:rFonts w:ascii="Times New Roman" w:eastAsia="Times New Roman" w:hAnsi="Times New Roman" w:cs="Times New Roman"/>
                      <w:sz w:val="24"/>
                      <w:szCs w:val="24"/>
                      <w:lang w:val="en-US"/>
                    </w:rPr>
                  </w:rPrChange>
                </w:rPr>
                <w:t>4 kb</w:t>
              </w:r>
            </w:ins>
          </w:p>
        </w:tc>
        <w:tc>
          <w:tcPr>
            <w:tcW w:w="2166" w:type="dxa"/>
            <w:shd w:val="clear" w:color="auto" w:fill="F2F2F2"/>
            <w:tcMar>
              <w:top w:w="80" w:type="dxa"/>
              <w:left w:w="100" w:type="dxa"/>
              <w:bottom w:w="80" w:type="dxa"/>
              <w:right w:w="100" w:type="dxa"/>
            </w:tcMar>
            <w:tcPrChange w:id="882" w:author="Bouzek,Heather K" w:date="2026-08-24T01:27:00Z" w16du:dateUtc="2026-08-24T06:27:00Z">
              <w:tcPr>
                <w:tcW w:w="2200" w:type="dxa"/>
                <w:gridSpan w:val="2"/>
                <w:shd w:val="clear" w:color="auto" w:fill="F2F2F2"/>
                <w:tcMar>
                  <w:top w:w="80" w:type="dxa"/>
                  <w:left w:w="100" w:type="dxa"/>
                  <w:bottom w:w="80" w:type="dxa"/>
                  <w:right w:w="100" w:type="dxa"/>
                </w:tcMar>
              </w:tcPr>
            </w:tcPrChange>
          </w:tcPr>
          <w:p w14:paraId="31E17BCE" w14:textId="77777777" w:rsidR="00FB6069" w:rsidRPr="00A41A82" w:rsidRDefault="00FB6069">
            <w:pPr>
              <w:spacing w:after="240" w:line="480" w:lineRule="auto"/>
              <w:rPr>
                <w:ins w:id="883" w:author="Bouzek,Heather K" w:date="2026-08-24T01:13:00Z"/>
                <w:rFonts w:ascii="Times New Roman" w:eastAsia="Times New Roman" w:hAnsi="Times New Roman" w:cs="Times New Roman"/>
                <w:sz w:val="20"/>
                <w:szCs w:val="20"/>
                <w:lang w:val="en-US"/>
                <w:rPrChange w:id="884" w:author="Bouzek,Heather K" w:date="2026-08-24T01:26:00Z" w16du:dateUtc="2026-08-24T06:26:00Z">
                  <w:rPr>
                    <w:ins w:id="885" w:author="Bouzek,Heather K" w:date="2026-08-24T01:13:00Z"/>
                    <w:rFonts w:ascii="Times New Roman" w:eastAsia="Times New Roman" w:hAnsi="Times New Roman" w:cs="Times New Roman"/>
                    <w:sz w:val="24"/>
                    <w:szCs w:val="24"/>
                    <w:lang w:val="en-US"/>
                  </w:rPr>
                </w:rPrChange>
              </w:rPr>
              <w:pPrChange w:id="886" w:author="Bouzek,Heather K" w:date="2026-08-24T01:40:00Z" w16du:dateUtc="2026-08-24T06:40:00Z">
                <w:pPr>
                  <w:spacing w:after="240" w:line="480" w:lineRule="auto"/>
                  <w:jc w:val="both"/>
                </w:pPr>
              </w:pPrChange>
            </w:pPr>
            <w:ins w:id="887" w:author="Bouzek,Heather K" w:date="2026-08-24T01:13:00Z">
              <w:r>
                <w:rPr>
                  <w:rFonts w:ascii="Times New Roman" w:eastAsia="Times New Roman" w:hAnsi="Times New Roman" w:cs="Times New Roman"/>
                  <w:sz w:val="20"/>
                  <w:szCs w:val="20"/>
                  <w:lang w:val="en-US"/>
                  <w:rPrChange w:id="888" w:author="Bouzek,Heather K" w:date="2026-08-24T01:26:00Z" w16du:dateUtc="2026-08-24T06:26:00Z">
                    <w:rPr>
                      <w:rFonts w:ascii="Times New Roman" w:eastAsia="Times New Roman" w:hAnsi="Times New Roman" w:cs="Times New Roman"/>
                      <w:sz w:val="24"/>
                      <w:szCs w:val="24"/>
                      <w:lang w:val="en-US"/>
                    </w:rPr>
                  </w:rPrChange>
                </w:rPr>
                <w:t>11</w:t>
              </w:r>
            </w:ins>
          </w:p>
        </w:tc>
        <w:tc>
          <w:tcPr>
            <w:tcW w:w="2363" w:type="dxa"/>
            <w:shd w:val="clear" w:color="auto" w:fill="F2F2F2"/>
            <w:tcMar>
              <w:top w:w="80" w:type="dxa"/>
              <w:left w:w="100" w:type="dxa"/>
              <w:bottom w:w="80" w:type="dxa"/>
              <w:right w:w="100" w:type="dxa"/>
            </w:tcMar>
            <w:tcPrChange w:id="889" w:author="Bouzek,Heather K" w:date="2026-08-24T01:27:00Z" w16du:dateUtc="2026-08-24T06:27:00Z">
              <w:tcPr>
                <w:tcW w:w="2400" w:type="dxa"/>
                <w:gridSpan w:val="2"/>
                <w:shd w:val="clear" w:color="auto" w:fill="F2F2F2"/>
                <w:tcMar>
                  <w:top w:w="80" w:type="dxa"/>
                  <w:left w:w="100" w:type="dxa"/>
                  <w:bottom w:w="80" w:type="dxa"/>
                  <w:right w:w="100" w:type="dxa"/>
                </w:tcMar>
              </w:tcPr>
            </w:tcPrChange>
          </w:tcPr>
          <w:p w14:paraId="325763EE" w14:textId="77777777" w:rsidR="00FB6069" w:rsidRPr="00A41A82" w:rsidRDefault="00FB6069">
            <w:pPr>
              <w:spacing w:after="240" w:line="480" w:lineRule="auto"/>
              <w:rPr>
                <w:ins w:id="890" w:author="Bouzek,Heather K" w:date="2026-08-24T01:13:00Z"/>
                <w:rFonts w:ascii="Times New Roman" w:eastAsia="Times New Roman" w:hAnsi="Times New Roman" w:cs="Times New Roman"/>
                <w:sz w:val="20"/>
                <w:szCs w:val="20"/>
                <w:lang w:val="en-US"/>
                <w:rPrChange w:id="891" w:author="Bouzek,Heather K" w:date="2026-08-24T01:26:00Z" w16du:dateUtc="2026-08-24T06:26:00Z">
                  <w:rPr>
                    <w:ins w:id="892" w:author="Bouzek,Heather K" w:date="2026-08-24T01:13:00Z"/>
                    <w:rFonts w:ascii="Times New Roman" w:eastAsia="Times New Roman" w:hAnsi="Times New Roman" w:cs="Times New Roman"/>
                    <w:sz w:val="24"/>
                    <w:szCs w:val="24"/>
                    <w:lang w:val="en-US"/>
                  </w:rPr>
                </w:rPrChange>
              </w:rPr>
              <w:pPrChange w:id="893" w:author="Bouzek,Heather K" w:date="2026-08-24T01:40:00Z" w16du:dateUtc="2026-08-24T06:40:00Z">
                <w:pPr>
                  <w:spacing w:after="240" w:line="480" w:lineRule="auto"/>
                  <w:jc w:val="both"/>
                </w:pPr>
              </w:pPrChange>
            </w:pPr>
            <w:ins w:id="894" w:author="Bouzek,Heather K" w:date="2026-08-24T01:13:00Z">
              <w:r>
                <w:rPr>
                  <w:rFonts w:ascii="Times New Roman" w:eastAsia="Times New Roman" w:hAnsi="Times New Roman" w:cs="Times New Roman"/>
                  <w:sz w:val="20"/>
                  <w:szCs w:val="20"/>
                  <w:lang w:val="en-US"/>
                  <w:rPrChange w:id="895" w:author="Bouzek,Heather K" w:date="2026-08-24T01:26:00Z" w16du:dateUtc="2026-08-24T06:26:00Z">
                    <w:rPr>
                      <w:rFonts w:ascii="Times New Roman" w:eastAsia="Times New Roman" w:hAnsi="Times New Roman" w:cs="Times New Roman"/>
                      <w:sz w:val="24"/>
                      <w:szCs w:val="24"/>
                      <w:lang w:val="en-US"/>
                    </w:rPr>
                  </w:rPrChange>
                </w:rPr>
                <w:t>11</w:t>
              </w:r>
            </w:ins>
          </w:p>
        </w:tc>
        <w:tc>
          <w:tcPr>
            <w:tcW w:w="2718" w:type="dxa"/>
            <w:shd w:val="clear" w:color="auto" w:fill="F2F2F2"/>
            <w:tcMar>
              <w:top w:w="80" w:type="dxa"/>
              <w:left w:w="100" w:type="dxa"/>
              <w:bottom w:w="80" w:type="dxa"/>
              <w:right w:w="100" w:type="dxa"/>
            </w:tcMar>
            <w:tcPrChange w:id="896" w:author="Bouzek,Heather K" w:date="2026-08-24T01:27:00Z" w16du:dateUtc="2026-08-24T06:27:00Z">
              <w:tcPr>
                <w:tcW w:w="2760" w:type="dxa"/>
                <w:gridSpan w:val="2"/>
                <w:shd w:val="clear" w:color="auto" w:fill="F2F2F2"/>
                <w:tcMar>
                  <w:top w:w="80" w:type="dxa"/>
                  <w:left w:w="100" w:type="dxa"/>
                  <w:bottom w:w="80" w:type="dxa"/>
                  <w:right w:w="100" w:type="dxa"/>
                </w:tcMar>
              </w:tcPr>
            </w:tcPrChange>
          </w:tcPr>
          <w:p w14:paraId="5DA16FFC" w14:textId="77777777" w:rsidR="00FB6069" w:rsidRPr="00A41A82" w:rsidRDefault="00FB6069">
            <w:pPr>
              <w:spacing w:after="240" w:line="480" w:lineRule="auto"/>
              <w:rPr>
                <w:ins w:id="897" w:author="Bouzek,Heather K" w:date="2026-08-24T01:13:00Z"/>
                <w:rFonts w:ascii="Times New Roman" w:eastAsia="Times New Roman" w:hAnsi="Times New Roman" w:cs="Times New Roman"/>
                <w:sz w:val="20"/>
                <w:szCs w:val="20"/>
                <w:lang w:val="en-US"/>
                <w:rPrChange w:id="898" w:author="Bouzek,Heather K" w:date="2026-08-24T01:26:00Z" w16du:dateUtc="2026-08-24T06:26:00Z">
                  <w:rPr>
                    <w:ins w:id="899" w:author="Bouzek,Heather K" w:date="2026-08-24T01:13:00Z"/>
                    <w:rFonts w:ascii="Times New Roman" w:eastAsia="Times New Roman" w:hAnsi="Times New Roman" w:cs="Times New Roman"/>
                    <w:sz w:val="24"/>
                    <w:szCs w:val="24"/>
                    <w:lang w:val="en-US"/>
                  </w:rPr>
                </w:rPrChange>
              </w:rPr>
              <w:pPrChange w:id="900" w:author="Bouzek,Heather K" w:date="2026-08-24T01:40:00Z" w16du:dateUtc="2026-08-24T06:40:00Z">
                <w:pPr>
                  <w:spacing w:after="240" w:line="480" w:lineRule="auto"/>
                  <w:jc w:val="both"/>
                </w:pPr>
              </w:pPrChange>
            </w:pPr>
            <w:ins w:id="901" w:author="Bouzek,Heather K" w:date="2026-08-24T01:13:00Z">
              <w:r>
                <w:rPr>
                  <w:rFonts w:ascii="Times New Roman" w:eastAsia="Times New Roman" w:hAnsi="Times New Roman" w:cs="Times New Roman"/>
                  <w:sz w:val="20"/>
                  <w:szCs w:val="20"/>
                  <w:lang w:val="en-US"/>
                  <w:rPrChange w:id="902" w:author="Bouzek,Heather K" w:date="2026-08-24T01:26:00Z" w16du:dateUtc="2026-08-24T06:26:00Z">
                    <w:rPr>
                      <w:rFonts w:ascii="Times New Roman" w:eastAsia="Times New Roman" w:hAnsi="Times New Roman" w:cs="Times New Roman"/>
                      <w:sz w:val="24"/>
                      <w:szCs w:val="24"/>
                      <w:lang w:val="en-US"/>
                    </w:rPr>
                  </w:rPrChange>
                </w:rPr>
                <w:t>11</w:t>
              </w:r>
            </w:ins>
          </w:p>
        </w:tc>
      </w:tr>
      <w:tr w:rsidR="00FB6069" w:rsidRPr="00FB6069" w14:paraId="568A4B71" w14:textId="77777777" w:rsidTr="00A41A82">
        <w:trPr>
          <w:cantSplit/>
          <w:trHeight w:val="162"/>
          <w:ins w:id="903" w:author="Bouzek,Heather K" w:date="2026-08-24T01:13:00Z"/>
        </w:trPr>
        <w:tc>
          <w:tcPr>
            <w:tcW w:w="1969" w:type="dxa"/>
            <w:tcMar>
              <w:top w:w="80" w:type="dxa"/>
              <w:left w:w="100" w:type="dxa"/>
              <w:bottom w:w="80" w:type="dxa"/>
              <w:right w:w="100" w:type="dxa"/>
            </w:tcMar>
            <w:tcPrChange w:id="904" w:author="Bouzek,Heather K" w:date="2026-08-24T01:27:00Z" w16du:dateUtc="2026-08-24T06:27:00Z">
              <w:tcPr>
                <w:tcW w:w="2000" w:type="dxa"/>
                <w:gridSpan w:val="2"/>
                <w:tcMar>
                  <w:top w:w="80" w:type="dxa"/>
                  <w:left w:w="100" w:type="dxa"/>
                  <w:bottom w:w="80" w:type="dxa"/>
                  <w:right w:w="100" w:type="dxa"/>
                </w:tcMar>
              </w:tcPr>
            </w:tcPrChange>
          </w:tcPr>
          <w:p w14:paraId="0590BFD8" w14:textId="77777777" w:rsidR="00FB6069" w:rsidRPr="00A41A82" w:rsidRDefault="00FB6069">
            <w:pPr>
              <w:spacing w:after="240" w:line="480" w:lineRule="auto"/>
              <w:rPr>
                <w:ins w:id="905" w:author="Bouzek,Heather K" w:date="2026-08-24T01:13:00Z"/>
                <w:rFonts w:ascii="Times New Roman" w:eastAsia="Times New Roman" w:hAnsi="Times New Roman" w:cs="Times New Roman"/>
                <w:sz w:val="20"/>
                <w:szCs w:val="20"/>
                <w:lang w:val="en-US"/>
                <w:rPrChange w:id="906" w:author="Bouzek,Heather K" w:date="2026-08-24T01:26:00Z" w16du:dateUtc="2026-08-24T06:26:00Z">
                  <w:rPr>
                    <w:ins w:id="907" w:author="Bouzek,Heather K" w:date="2026-08-24T01:13:00Z"/>
                    <w:rFonts w:ascii="Times New Roman" w:eastAsia="Times New Roman" w:hAnsi="Times New Roman" w:cs="Times New Roman"/>
                    <w:sz w:val="24"/>
                    <w:szCs w:val="24"/>
                    <w:lang w:val="en-US"/>
                  </w:rPr>
                </w:rPrChange>
              </w:rPr>
              <w:pPrChange w:id="908" w:author="Bouzek,Heather K" w:date="2026-08-24T01:40:00Z" w16du:dateUtc="2026-08-24T06:40:00Z">
                <w:pPr>
                  <w:spacing w:after="240" w:line="480" w:lineRule="auto"/>
                  <w:jc w:val="both"/>
                </w:pPr>
              </w:pPrChange>
            </w:pPr>
            <w:ins w:id="909" w:author="Bouzek,Heather K" w:date="2026-08-24T01:13:00Z">
              <w:r>
                <w:rPr>
                  <w:rFonts w:ascii="Times New Roman" w:eastAsia="Times New Roman" w:hAnsi="Times New Roman" w:cs="Times New Roman"/>
                  <w:sz w:val="20"/>
                  <w:szCs w:val="20"/>
                  <w:lang w:val="en-US"/>
                  <w:rPrChange w:id="910" w:author="Bouzek,Heather K" w:date="2026-08-24T01:26:00Z" w16du:dateUtc="2026-08-24T06:26:00Z">
                    <w:rPr>
                      <w:rFonts w:ascii="Times New Roman" w:eastAsia="Times New Roman" w:hAnsi="Times New Roman" w:cs="Times New Roman"/>
                      <w:sz w:val="24"/>
                      <w:szCs w:val="24"/>
                      <w:lang w:val="en-US"/>
                    </w:rPr>
                  </w:rPrChange>
                </w:rPr>
                <w:t>20 kb</w:t>
              </w:r>
            </w:ins>
          </w:p>
        </w:tc>
        <w:tc>
          <w:tcPr>
            <w:tcW w:w="2166" w:type="dxa"/>
            <w:tcMar>
              <w:top w:w="80" w:type="dxa"/>
              <w:left w:w="100" w:type="dxa"/>
              <w:bottom w:w="80" w:type="dxa"/>
              <w:right w:w="100" w:type="dxa"/>
            </w:tcMar>
            <w:tcPrChange w:id="911" w:author="Bouzek,Heather K" w:date="2026-08-24T01:27:00Z" w16du:dateUtc="2026-08-24T06:27:00Z">
              <w:tcPr>
                <w:tcW w:w="2200" w:type="dxa"/>
                <w:gridSpan w:val="2"/>
                <w:tcMar>
                  <w:top w:w="80" w:type="dxa"/>
                  <w:left w:w="100" w:type="dxa"/>
                  <w:bottom w:w="80" w:type="dxa"/>
                  <w:right w:w="100" w:type="dxa"/>
                </w:tcMar>
              </w:tcPr>
            </w:tcPrChange>
          </w:tcPr>
          <w:p w14:paraId="1D1C7D7D" w14:textId="791B6104" w:rsidR="00FB6069" w:rsidRPr="00A41A82" w:rsidRDefault="00FB6069">
            <w:pPr>
              <w:spacing w:after="240" w:line="480" w:lineRule="auto"/>
              <w:rPr>
                <w:ins w:id="912" w:author="Bouzek,Heather K" w:date="2026-08-24T01:13:00Z"/>
                <w:rFonts w:ascii="Times New Roman" w:eastAsia="Times New Roman" w:hAnsi="Times New Roman" w:cs="Times New Roman"/>
                <w:sz w:val="20"/>
                <w:szCs w:val="20"/>
                <w:lang w:val="en-US"/>
                <w:rPrChange w:id="913" w:author="Bouzek,Heather K" w:date="2026-08-24T01:26:00Z" w16du:dateUtc="2026-08-24T06:26:00Z">
                  <w:rPr>
                    <w:ins w:id="914" w:author="Bouzek,Heather K" w:date="2026-08-24T01:13:00Z"/>
                    <w:rFonts w:ascii="Times New Roman" w:eastAsia="Times New Roman" w:hAnsi="Times New Roman" w:cs="Times New Roman"/>
                    <w:sz w:val="24"/>
                    <w:szCs w:val="24"/>
                    <w:lang w:val="en-US"/>
                  </w:rPr>
                </w:rPrChange>
              </w:rPr>
              <w:pPrChange w:id="915" w:author="Bouzek,Heather K" w:date="2026-08-24T01:40:00Z" w16du:dateUtc="2026-08-24T06:40:00Z">
                <w:pPr>
                  <w:spacing w:after="240" w:line="480" w:lineRule="auto"/>
                  <w:jc w:val="both"/>
                </w:pPr>
              </w:pPrChange>
            </w:pPr>
            <w:ins w:id="916" w:author="Bouzek,Heather K" w:date="2026-08-24T01:13:00Z">
              <w:r>
                <w:rPr>
                  <w:rFonts w:ascii="Times New Roman" w:eastAsia="Times New Roman" w:hAnsi="Times New Roman" w:cs="Times New Roman"/>
                  <w:sz w:val="20"/>
                  <w:szCs w:val="20"/>
                  <w:lang w:val="en-US"/>
                  <w:rPrChange w:id="917" w:author="Bouzek,Heather K" w:date="2026-08-24T01:26:00Z" w16du:dateUtc="2026-08-24T06:26:00Z">
                    <w:rPr>
                      <w:rFonts w:ascii="Times New Roman" w:eastAsia="Times New Roman" w:hAnsi="Times New Roman" w:cs="Times New Roman"/>
                      <w:sz w:val="24"/>
                      <w:szCs w:val="24"/>
                      <w:lang w:val="en-US"/>
                    </w:rPr>
                  </w:rPrChange>
                </w:rPr>
                <w:t xml:space="preserve">48 </w:t>
              </w:r>
            </w:ins>
            <w:ins w:id="918" w:author="Bouzek,Heather K" w:date="2026-08-24T01:23:00Z" w16du:dateUtc="2026-08-24T06:23:00Z">
              <w:r>
                <w:rPr>
                  <w:rFonts w:ascii="Times New Roman" w:eastAsia="Times New Roman" w:hAnsi="Times New Roman" w:cs="Times New Roman"/>
                  <w:sz w:val="20"/>
                  <w:szCs w:val="20"/>
                  <w:lang w:val="en-US"/>
                  <w:rPrChange w:id="919" w:author="Bouzek,Heather K" w:date="2026-08-24T01:26:00Z" w16du:dateUtc="2026-08-24T06:26:00Z">
                    <w:rPr>
                      <w:rFonts w:ascii="Times New Roman" w:eastAsia="Times New Roman" w:hAnsi="Times New Roman" w:cs="Times New Roman"/>
                      <w:sz w:val="24"/>
                      <w:szCs w:val="24"/>
                      <w:lang w:val="en-US"/>
                    </w:rPr>
                  </w:rPrChange>
                </w:rPr>
                <w:t>(out of</w:t>
              </w:r>
            </w:ins>
            <w:ins w:id="920" w:author="Bouzek,Heather K" w:date="2026-08-24T01:13:00Z">
              <w:r>
                <w:rPr>
                  <w:rFonts w:ascii="Times New Roman" w:eastAsia="Times New Roman" w:hAnsi="Times New Roman" w:cs="Times New Roman"/>
                  <w:sz w:val="20"/>
                  <w:szCs w:val="20"/>
                  <w:lang w:val="en-US"/>
                  <w:rPrChange w:id="921" w:author="Bouzek,Heather K" w:date="2026-08-24T01:26:00Z" w16du:dateUtc="2026-08-24T06:26:00Z">
                    <w:rPr>
                      <w:rFonts w:ascii="Times New Roman" w:eastAsia="Times New Roman" w:hAnsi="Times New Roman" w:cs="Times New Roman"/>
                      <w:sz w:val="24"/>
                      <w:szCs w:val="24"/>
                      <w:lang w:val="en-US"/>
                    </w:rPr>
                  </w:rPrChange>
                </w:rPr>
                <w:t xml:space="preserve"> 49</w:t>
              </w:r>
            </w:ins>
            <w:ins w:id="922" w:author="Bouzek,Heather K" w:date="2026-08-24T01:23:00Z" w16du:dateUtc="2026-08-24T06:23:00Z">
              <w:r>
                <w:rPr>
                  <w:rFonts w:ascii="Times New Roman" w:eastAsia="Times New Roman" w:hAnsi="Times New Roman" w:cs="Times New Roman"/>
                  <w:sz w:val="20"/>
                  <w:szCs w:val="20"/>
                  <w:lang w:val="en-US"/>
                  <w:rPrChange w:id="923" w:author="Bouzek,Heather K" w:date="2026-08-24T01:26:00Z" w16du:dateUtc="2026-08-24T06:26:00Z">
                    <w:rPr>
                      <w:rFonts w:ascii="Times New Roman" w:eastAsia="Times New Roman" w:hAnsi="Times New Roman" w:cs="Times New Roman"/>
                      <w:sz w:val="24"/>
                      <w:szCs w:val="24"/>
                      <w:lang w:val="en-US"/>
                    </w:rPr>
                  </w:rPrChange>
                </w:rPr>
                <w:t>)</w:t>
              </w:r>
            </w:ins>
          </w:p>
        </w:tc>
        <w:tc>
          <w:tcPr>
            <w:tcW w:w="2363" w:type="dxa"/>
            <w:tcMar>
              <w:top w:w="80" w:type="dxa"/>
              <w:left w:w="100" w:type="dxa"/>
              <w:bottom w:w="80" w:type="dxa"/>
              <w:right w:w="100" w:type="dxa"/>
            </w:tcMar>
            <w:tcPrChange w:id="924" w:author="Bouzek,Heather K" w:date="2026-08-24T01:27:00Z" w16du:dateUtc="2026-08-24T06:27:00Z">
              <w:tcPr>
                <w:tcW w:w="2400" w:type="dxa"/>
                <w:gridSpan w:val="2"/>
                <w:tcMar>
                  <w:top w:w="80" w:type="dxa"/>
                  <w:left w:w="100" w:type="dxa"/>
                  <w:bottom w:w="80" w:type="dxa"/>
                  <w:right w:w="100" w:type="dxa"/>
                </w:tcMar>
              </w:tcPr>
            </w:tcPrChange>
          </w:tcPr>
          <w:p w14:paraId="6906EAD7" w14:textId="77777777" w:rsidR="00FB6069" w:rsidRPr="00A41A82" w:rsidRDefault="00FB6069">
            <w:pPr>
              <w:spacing w:after="240" w:line="480" w:lineRule="auto"/>
              <w:rPr>
                <w:ins w:id="925" w:author="Bouzek,Heather K" w:date="2026-08-24T01:13:00Z"/>
                <w:rFonts w:ascii="Times New Roman" w:eastAsia="Times New Roman" w:hAnsi="Times New Roman" w:cs="Times New Roman"/>
                <w:sz w:val="20"/>
                <w:szCs w:val="20"/>
                <w:lang w:val="en-US"/>
                <w:rPrChange w:id="926" w:author="Bouzek,Heather K" w:date="2026-08-24T01:26:00Z" w16du:dateUtc="2026-08-24T06:26:00Z">
                  <w:rPr>
                    <w:ins w:id="927" w:author="Bouzek,Heather K" w:date="2026-08-24T01:13:00Z"/>
                    <w:rFonts w:ascii="Times New Roman" w:eastAsia="Times New Roman" w:hAnsi="Times New Roman" w:cs="Times New Roman"/>
                    <w:sz w:val="24"/>
                    <w:szCs w:val="24"/>
                    <w:lang w:val="en-US"/>
                  </w:rPr>
                </w:rPrChange>
              </w:rPr>
              <w:pPrChange w:id="928" w:author="Bouzek,Heather K" w:date="2026-08-24T01:40:00Z" w16du:dateUtc="2026-08-24T06:40:00Z">
                <w:pPr>
                  <w:spacing w:after="240" w:line="480" w:lineRule="auto"/>
                  <w:jc w:val="both"/>
                </w:pPr>
              </w:pPrChange>
            </w:pPr>
            <w:ins w:id="929" w:author="Bouzek,Heather K" w:date="2026-08-24T01:13:00Z">
              <w:r>
                <w:rPr>
                  <w:rFonts w:ascii="Times New Roman" w:eastAsia="Times New Roman" w:hAnsi="Times New Roman" w:cs="Times New Roman"/>
                  <w:sz w:val="20"/>
                  <w:szCs w:val="20"/>
                  <w:lang w:val="en-US"/>
                  <w:rPrChange w:id="930" w:author="Bouzek,Heather K" w:date="2026-08-24T01:26:00Z" w16du:dateUtc="2026-08-24T06:26:00Z">
                    <w:rPr>
                      <w:rFonts w:ascii="Times New Roman" w:eastAsia="Times New Roman" w:hAnsi="Times New Roman" w:cs="Times New Roman"/>
                      <w:sz w:val="24"/>
                      <w:szCs w:val="24"/>
                      <w:lang w:val="en-US"/>
                    </w:rPr>
                  </w:rPrChange>
                </w:rPr>
                <w:t>48</w:t>
              </w:r>
            </w:ins>
          </w:p>
        </w:tc>
        <w:tc>
          <w:tcPr>
            <w:tcW w:w="2718" w:type="dxa"/>
            <w:tcMar>
              <w:top w:w="80" w:type="dxa"/>
              <w:left w:w="100" w:type="dxa"/>
              <w:bottom w:w="80" w:type="dxa"/>
              <w:right w:w="100" w:type="dxa"/>
            </w:tcMar>
            <w:tcPrChange w:id="931" w:author="Bouzek,Heather K" w:date="2026-08-24T01:27:00Z" w16du:dateUtc="2026-08-24T06:27:00Z">
              <w:tcPr>
                <w:tcW w:w="2760" w:type="dxa"/>
                <w:gridSpan w:val="2"/>
                <w:tcMar>
                  <w:top w:w="80" w:type="dxa"/>
                  <w:left w:w="100" w:type="dxa"/>
                  <w:bottom w:w="80" w:type="dxa"/>
                  <w:right w:w="100" w:type="dxa"/>
                </w:tcMar>
              </w:tcPr>
            </w:tcPrChange>
          </w:tcPr>
          <w:p w14:paraId="496C306B" w14:textId="77777777" w:rsidR="00FB6069" w:rsidRPr="00A41A82" w:rsidRDefault="00FB6069">
            <w:pPr>
              <w:spacing w:after="240" w:line="480" w:lineRule="auto"/>
              <w:rPr>
                <w:ins w:id="932" w:author="Bouzek,Heather K" w:date="2026-08-24T01:13:00Z"/>
                <w:rFonts w:ascii="Times New Roman" w:eastAsia="Times New Roman" w:hAnsi="Times New Roman" w:cs="Times New Roman"/>
                <w:sz w:val="20"/>
                <w:szCs w:val="20"/>
                <w:lang w:val="en-US"/>
                <w:rPrChange w:id="933" w:author="Bouzek,Heather K" w:date="2026-08-24T01:26:00Z" w16du:dateUtc="2026-08-24T06:26:00Z">
                  <w:rPr>
                    <w:ins w:id="934" w:author="Bouzek,Heather K" w:date="2026-08-24T01:13:00Z"/>
                    <w:rFonts w:ascii="Times New Roman" w:eastAsia="Times New Roman" w:hAnsi="Times New Roman" w:cs="Times New Roman"/>
                    <w:sz w:val="24"/>
                    <w:szCs w:val="24"/>
                    <w:lang w:val="en-US"/>
                  </w:rPr>
                </w:rPrChange>
              </w:rPr>
              <w:pPrChange w:id="935" w:author="Bouzek,Heather K" w:date="2026-08-24T01:40:00Z" w16du:dateUtc="2026-08-24T06:40:00Z">
                <w:pPr>
                  <w:spacing w:after="240" w:line="480" w:lineRule="auto"/>
                  <w:jc w:val="both"/>
                </w:pPr>
              </w:pPrChange>
            </w:pPr>
            <w:ins w:id="936" w:author="Bouzek,Heather K" w:date="2026-08-24T01:13:00Z">
              <w:r>
                <w:rPr>
                  <w:rFonts w:ascii="Times New Roman" w:eastAsia="Times New Roman" w:hAnsi="Times New Roman" w:cs="Times New Roman"/>
                  <w:sz w:val="20"/>
                  <w:szCs w:val="20"/>
                  <w:lang w:val="en-US"/>
                  <w:rPrChange w:id="937" w:author="Bouzek,Heather K" w:date="2026-08-24T01:26:00Z" w16du:dateUtc="2026-08-24T06:26:00Z">
                    <w:rPr>
                      <w:rFonts w:ascii="Times New Roman" w:eastAsia="Times New Roman" w:hAnsi="Times New Roman" w:cs="Times New Roman"/>
                      <w:sz w:val="24"/>
                      <w:szCs w:val="24"/>
                      <w:lang w:val="en-US"/>
                    </w:rPr>
                  </w:rPrChange>
                </w:rPr>
                <w:t>55</w:t>
              </w:r>
            </w:ins>
          </w:p>
        </w:tc>
      </w:tr>
    </w:tbl>
    <w:p w14:paraId="595640AC" w14:textId="77777777" w:rsidR="00FB6069" w:rsidRDefault="00FB6069" w:rsidP="00FB6069">
      <w:pPr>
        <w:spacing w:after="240" w:line="480" w:lineRule="auto"/>
        <w:jc w:val="both"/>
        <w:rPr>
          <w:ins w:id="938" w:author="Bouzek,Heather K" w:date="2026-08-24T01:14:00Z" w16du:dateUtc="2026-08-24T06:14:00Z"/>
          <w:rFonts w:ascii="Times New Roman" w:eastAsia="Times New Roman" w:hAnsi="Times New Roman" w:cs="Times New Roman"/>
          <w:sz w:val="24"/>
          <w:szCs w:val="24"/>
          <w:lang w:val="en-US"/>
        </w:rPr>
      </w:pPr>
    </w:p>
    <w:p w14:paraId="75B02C23" w14:textId="1CF50BCF" w:rsidR="00194E18" w:rsidRPr="00194E18" w:rsidRDefault="00194E18" w:rsidP="00194E18">
      <w:pPr>
        <w:spacing w:after="240" w:line="480" w:lineRule="auto"/>
        <w:jc w:val="both"/>
        <w:rPr>
          <w:ins w:id="939" w:author="Bouzek,Heather K" w:date="2026-08-24T01:15:00Z"/>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Table 5. Summary of key benchmarking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194E18" w:rsidRPr="00194E18" w14:paraId="0ABED2BA" w14:textId="77777777" w:rsidTr="00415861">
        <w:trPr>
          <w:cantSplit/>
          <w:tblHeader/>
          <w:ins w:id="940" w:author="Bouzek,Heather K" w:date="2026-08-24T01:15:00Z"/>
        </w:trPr>
        <w:tc>
          <w:tcPr>
            <w:tcW w:w="3200" w:type="dxa"/>
            <w:shd w:val="clear" w:color="auto" w:fill="1F3864"/>
            <w:tcMar>
              <w:top w:w="80" w:type="dxa"/>
              <w:left w:w="100" w:type="dxa"/>
              <w:bottom w:w="80" w:type="dxa"/>
              <w:right w:w="100" w:type="dxa"/>
            </w:tcMar>
          </w:tcPr>
          <w:p w14:paraId="029A359A" w14:textId="77777777" w:rsidR="00194E18" w:rsidRPr="00194E18" w:rsidRDefault="00194E18" w:rsidP="00194E18">
            <w:pPr>
              <w:spacing w:after="240" w:line="480" w:lineRule="auto"/>
              <w:jc w:val="both"/>
              <w:rPr>
                <w:ins w:id="941" w:author="Bouzek,Heather K" w:date="2026-08-24T01:15:00Z"/>
                <w:rFonts w:ascii="Times New Roman" w:eastAsia="Times New Roman" w:hAnsi="Times New Roman" w:cs="Times New Roman"/>
                <w:sz w:val="24"/>
                <w:szCs w:val="24"/>
                <w:lang w:val="en-US"/>
              </w:rPr>
            </w:pPr>
            <w:ins w:id="942" w:author="Bouzek,Heather K" w:date="2026-08-24T01:15:00Z">
              <w:r>
                <w:rPr>
                  <w:rFonts w:ascii="Times New Roman" w:eastAsia="Times New Roman" w:hAnsi="Times New Roman" w:cs="Times New Roman"/>
                  <w:b/>
                  <w:bCs/>
                  <w:sz w:val="24"/>
                  <w:szCs w:val="24"/>
                  <w:lang w:val="en-US"/>
                </w:rPr>
                <w:lastRenderedPageBreak/>
                <w:t>Criterion</w:t>
              </w:r>
            </w:ins>
          </w:p>
        </w:tc>
        <w:tc>
          <w:tcPr>
            <w:tcW w:w="3080" w:type="dxa"/>
            <w:shd w:val="clear" w:color="auto" w:fill="1F3864"/>
            <w:tcMar>
              <w:top w:w="80" w:type="dxa"/>
              <w:left w:w="100" w:type="dxa"/>
              <w:bottom w:w="80" w:type="dxa"/>
              <w:right w:w="100" w:type="dxa"/>
            </w:tcMar>
          </w:tcPr>
          <w:p w14:paraId="71070439" w14:textId="77777777" w:rsidR="00194E18" w:rsidRPr="00194E18" w:rsidRDefault="00194E18" w:rsidP="00194E18">
            <w:pPr>
              <w:spacing w:after="240" w:line="480" w:lineRule="auto"/>
              <w:jc w:val="both"/>
              <w:rPr>
                <w:ins w:id="943" w:author="Bouzek,Heather K" w:date="2026-08-24T01:15:00Z"/>
                <w:rFonts w:ascii="Times New Roman" w:eastAsia="Times New Roman" w:hAnsi="Times New Roman" w:cs="Times New Roman"/>
                <w:sz w:val="24"/>
                <w:szCs w:val="24"/>
                <w:lang w:val="en-US"/>
              </w:rPr>
            </w:pPr>
            <w:ins w:id="944" w:author="Bouzek,Heather K" w:date="2026-08-24T01:15:00Z">
              <w:r>
                <w:rPr>
                  <w:rFonts w:ascii="Times New Roman" w:eastAsia="Times New Roman" w:hAnsi="Times New Roman" w:cs="Times New Roman"/>
                  <w:b/>
                  <w:bCs/>
                  <w:sz w:val="24"/>
                  <w:szCs w:val="24"/>
                  <w:lang w:val="en-US"/>
                </w:rPr>
                <w:t>Sytogen</w:t>
              </w:r>
            </w:ins>
          </w:p>
        </w:tc>
        <w:tc>
          <w:tcPr>
            <w:tcW w:w="3080" w:type="dxa"/>
            <w:shd w:val="clear" w:color="auto" w:fill="1F3864"/>
            <w:tcMar>
              <w:top w:w="80" w:type="dxa"/>
              <w:left w:w="100" w:type="dxa"/>
              <w:bottom w:w="80" w:type="dxa"/>
              <w:right w:w="100" w:type="dxa"/>
            </w:tcMar>
          </w:tcPr>
          <w:p w14:paraId="3539F027" w14:textId="77777777" w:rsidR="00194E18" w:rsidRPr="00194E18" w:rsidRDefault="00194E18" w:rsidP="00194E18">
            <w:pPr>
              <w:spacing w:after="240" w:line="480" w:lineRule="auto"/>
              <w:jc w:val="both"/>
              <w:rPr>
                <w:ins w:id="945" w:author="Bouzek,Heather K" w:date="2026-08-24T01:15:00Z"/>
                <w:rFonts w:ascii="Times New Roman" w:eastAsia="Times New Roman" w:hAnsi="Times New Roman" w:cs="Times New Roman"/>
                <w:sz w:val="24"/>
                <w:szCs w:val="24"/>
                <w:lang w:val="en-US"/>
              </w:rPr>
            </w:pPr>
            <w:ins w:id="946" w:author="Bouzek,Heather K" w:date="2026-08-24T01:15:00Z">
              <w:r>
                <w:rPr>
                  <w:rFonts w:ascii="Times New Roman" w:eastAsia="Times New Roman" w:hAnsi="Times New Roman" w:cs="Times New Roman"/>
                  <w:b/>
                  <w:bCs/>
                  <w:sz w:val="24"/>
                  <w:szCs w:val="24"/>
                  <w:lang w:val="en-US"/>
                </w:rPr>
                <w:t>DNA Chisel</w:t>
              </w:r>
            </w:ins>
          </w:p>
        </w:tc>
      </w:tr>
      <w:tr w:rsidR="00194E18" w:rsidRPr="00194E18" w14:paraId="5C2E010E" w14:textId="77777777" w:rsidTr="00415861">
        <w:trPr>
          <w:cantSplit/>
          <w:ins w:id="947" w:author="Bouzek,Heather K" w:date="2026-08-24T01:15:00Z"/>
        </w:trPr>
        <w:tc>
          <w:tcPr>
            <w:tcW w:w="3200" w:type="dxa"/>
            <w:tcMar>
              <w:top w:w="80" w:type="dxa"/>
              <w:left w:w="100" w:type="dxa"/>
              <w:bottom w:w="80" w:type="dxa"/>
              <w:right w:w="100" w:type="dxa"/>
            </w:tcMar>
          </w:tcPr>
          <w:p w14:paraId="55A6D2C8" w14:textId="77777777" w:rsidR="00194E18" w:rsidRPr="00A41A82" w:rsidRDefault="00194E18" w:rsidP="00194E18">
            <w:pPr>
              <w:spacing w:after="240" w:line="480" w:lineRule="auto"/>
              <w:jc w:val="both"/>
              <w:rPr>
                <w:ins w:id="948" w:author="Bouzek,Heather K" w:date="2026-08-24T01:15:00Z"/>
                <w:rFonts w:ascii="Times New Roman" w:eastAsia="Times New Roman" w:hAnsi="Times New Roman" w:cs="Times New Roman"/>
                <w:sz w:val="20"/>
                <w:szCs w:val="20"/>
                <w:lang w:val="en-US"/>
                <w:rPrChange w:id="949" w:author="Bouzek,Heather K" w:date="2026-08-24T01:27:00Z" w16du:dateUtc="2026-08-24T06:27:00Z">
                  <w:rPr>
                    <w:ins w:id="950" w:author="Bouzek,Heather K" w:date="2026-08-24T01:15:00Z"/>
                    <w:rFonts w:ascii="Times New Roman" w:eastAsia="Times New Roman" w:hAnsi="Times New Roman" w:cs="Times New Roman"/>
                    <w:sz w:val="24"/>
                    <w:szCs w:val="24"/>
                    <w:lang w:val="en-US"/>
                  </w:rPr>
                </w:rPrChange>
              </w:rPr>
            </w:pPr>
            <w:ins w:id="951" w:author="Bouzek,Heather K" w:date="2026-08-24T01:15:00Z">
              <w:r>
                <w:rPr>
                  <w:rFonts w:ascii="Times New Roman" w:eastAsia="Times New Roman" w:hAnsi="Times New Roman" w:cs="Times New Roman"/>
                  <w:sz w:val="20"/>
                  <w:szCs w:val="20"/>
                  <w:lang w:val="en-US"/>
                  <w:rPrChange w:id="952" w:author="Bouzek,Heather K" w:date="2026-08-24T01:27:00Z" w16du:dateUtc="2026-08-24T06:27:00Z">
                    <w:rPr>
                      <w:rFonts w:ascii="Times New Roman" w:eastAsia="Times New Roman" w:hAnsi="Times New Roman" w:cs="Times New Roman"/>
                      <w:sz w:val="24"/>
                      <w:szCs w:val="24"/>
                      <w:lang w:val="en-US"/>
                    </w:rPr>
                  </w:rPrChange>
                </w:rPr>
                <w:t>Runtime, 1.5 kb</w:t>
              </w:r>
            </w:ins>
          </w:p>
        </w:tc>
        <w:tc>
          <w:tcPr>
            <w:tcW w:w="3080" w:type="dxa"/>
            <w:tcMar>
              <w:top w:w="80" w:type="dxa"/>
              <w:left w:w="100" w:type="dxa"/>
              <w:bottom w:w="80" w:type="dxa"/>
              <w:right w:w="100" w:type="dxa"/>
            </w:tcMar>
          </w:tcPr>
          <w:p w14:paraId="7BF118BF" w14:textId="77777777" w:rsidR="00194E18" w:rsidRPr="00A41A82" w:rsidRDefault="00194E18" w:rsidP="00194E18">
            <w:pPr>
              <w:spacing w:after="240" w:line="480" w:lineRule="auto"/>
              <w:jc w:val="both"/>
              <w:rPr>
                <w:ins w:id="953" w:author="Bouzek,Heather K" w:date="2026-08-24T01:15:00Z"/>
                <w:rFonts w:ascii="Times New Roman" w:eastAsia="Times New Roman" w:hAnsi="Times New Roman" w:cs="Times New Roman"/>
                <w:sz w:val="20"/>
                <w:szCs w:val="20"/>
                <w:lang w:val="en-US"/>
                <w:rPrChange w:id="954" w:author="Bouzek,Heather K" w:date="2026-08-24T01:27:00Z" w16du:dateUtc="2026-08-24T06:27:00Z">
                  <w:rPr>
                    <w:ins w:id="955" w:author="Bouzek,Heather K" w:date="2026-08-24T01:15:00Z"/>
                    <w:rFonts w:ascii="Times New Roman" w:eastAsia="Times New Roman" w:hAnsi="Times New Roman" w:cs="Times New Roman"/>
                    <w:sz w:val="24"/>
                    <w:szCs w:val="24"/>
                    <w:lang w:val="en-US"/>
                  </w:rPr>
                </w:rPrChange>
              </w:rPr>
            </w:pPr>
            <w:ins w:id="956" w:author="Bouzek,Heather K" w:date="2026-08-24T01:15:00Z">
              <w:r>
                <w:rPr>
                  <w:rFonts w:ascii="Times New Roman" w:eastAsia="Times New Roman" w:hAnsi="Times New Roman" w:cs="Times New Roman"/>
                  <w:sz w:val="20"/>
                  <w:szCs w:val="20"/>
                  <w:lang w:val="en-US"/>
                  <w:rPrChange w:id="957" w:author="Bouzek,Heather K" w:date="2026-08-24T01:27:00Z" w16du:dateUtc="2026-08-24T06:27:00Z">
                    <w:rPr>
                      <w:rFonts w:ascii="Times New Roman" w:eastAsia="Times New Roman" w:hAnsi="Times New Roman" w:cs="Times New Roman"/>
                      <w:sz w:val="24"/>
                      <w:szCs w:val="24"/>
                      <w:lang w:val="en-US"/>
                    </w:rPr>
                  </w:rPrChange>
                </w:rPr>
                <w:t>0.010 s</w:t>
              </w:r>
            </w:ins>
          </w:p>
        </w:tc>
        <w:tc>
          <w:tcPr>
            <w:tcW w:w="3080" w:type="dxa"/>
            <w:tcMar>
              <w:top w:w="80" w:type="dxa"/>
              <w:left w:w="100" w:type="dxa"/>
              <w:bottom w:w="80" w:type="dxa"/>
              <w:right w:w="100" w:type="dxa"/>
            </w:tcMar>
          </w:tcPr>
          <w:p w14:paraId="6B4F4C46" w14:textId="77777777" w:rsidR="00194E18" w:rsidRPr="00A41A82" w:rsidRDefault="00194E18" w:rsidP="00194E18">
            <w:pPr>
              <w:spacing w:after="240" w:line="480" w:lineRule="auto"/>
              <w:jc w:val="both"/>
              <w:rPr>
                <w:ins w:id="958" w:author="Bouzek,Heather K" w:date="2026-08-24T01:15:00Z"/>
                <w:rFonts w:ascii="Times New Roman" w:eastAsia="Times New Roman" w:hAnsi="Times New Roman" w:cs="Times New Roman"/>
                <w:sz w:val="20"/>
                <w:szCs w:val="20"/>
                <w:lang w:val="en-US"/>
                <w:rPrChange w:id="959" w:author="Bouzek,Heather K" w:date="2026-08-24T01:27:00Z" w16du:dateUtc="2026-08-24T06:27:00Z">
                  <w:rPr>
                    <w:ins w:id="960" w:author="Bouzek,Heather K" w:date="2026-08-24T01:15:00Z"/>
                    <w:rFonts w:ascii="Times New Roman" w:eastAsia="Times New Roman" w:hAnsi="Times New Roman" w:cs="Times New Roman"/>
                    <w:sz w:val="24"/>
                    <w:szCs w:val="24"/>
                    <w:lang w:val="en-US"/>
                  </w:rPr>
                </w:rPrChange>
              </w:rPr>
            </w:pPr>
            <w:ins w:id="961" w:author="Bouzek,Heather K" w:date="2026-08-24T01:15:00Z">
              <w:r>
                <w:rPr>
                  <w:rFonts w:ascii="Times New Roman" w:eastAsia="Times New Roman" w:hAnsi="Times New Roman" w:cs="Times New Roman"/>
                  <w:sz w:val="20"/>
                  <w:szCs w:val="20"/>
                  <w:lang w:val="en-US"/>
                  <w:rPrChange w:id="962" w:author="Bouzek,Heather K" w:date="2026-08-24T01:27:00Z" w16du:dateUtc="2026-08-24T06:27:00Z">
                    <w:rPr>
                      <w:rFonts w:ascii="Times New Roman" w:eastAsia="Times New Roman" w:hAnsi="Times New Roman" w:cs="Times New Roman"/>
                      <w:sz w:val="24"/>
                      <w:szCs w:val="24"/>
                      <w:lang w:val="en-US"/>
                    </w:rPr>
                  </w:rPrChange>
                </w:rPr>
                <w:t>0.021–0.025 s</w:t>
              </w:r>
            </w:ins>
          </w:p>
        </w:tc>
      </w:tr>
      <w:tr w:rsidR="00194E18" w:rsidRPr="00194E18" w14:paraId="28BFC921" w14:textId="77777777" w:rsidTr="00415861">
        <w:trPr>
          <w:cantSplit/>
          <w:ins w:id="963" w:author="Bouzek,Heather K" w:date="2026-08-24T01:15:00Z"/>
        </w:trPr>
        <w:tc>
          <w:tcPr>
            <w:tcW w:w="3200" w:type="dxa"/>
            <w:shd w:val="clear" w:color="auto" w:fill="F2F2F2"/>
            <w:tcMar>
              <w:top w:w="80" w:type="dxa"/>
              <w:left w:w="100" w:type="dxa"/>
              <w:bottom w:w="80" w:type="dxa"/>
              <w:right w:w="100" w:type="dxa"/>
            </w:tcMar>
          </w:tcPr>
          <w:p w14:paraId="6BEB5804" w14:textId="77777777" w:rsidR="00194E18" w:rsidRPr="00A41A82" w:rsidRDefault="00194E18" w:rsidP="00194E18">
            <w:pPr>
              <w:spacing w:after="240" w:line="480" w:lineRule="auto"/>
              <w:jc w:val="both"/>
              <w:rPr>
                <w:ins w:id="964" w:author="Bouzek,Heather K" w:date="2026-08-24T01:15:00Z"/>
                <w:rFonts w:ascii="Times New Roman" w:eastAsia="Times New Roman" w:hAnsi="Times New Roman" w:cs="Times New Roman"/>
                <w:sz w:val="20"/>
                <w:szCs w:val="20"/>
                <w:lang w:val="en-US"/>
                <w:rPrChange w:id="965" w:author="Bouzek,Heather K" w:date="2026-08-24T01:27:00Z" w16du:dateUtc="2026-08-24T06:27:00Z">
                  <w:rPr>
                    <w:ins w:id="966" w:author="Bouzek,Heather K" w:date="2026-08-24T01:15:00Z"/>
                    <w:rFonts w:ascii="Times New Roman" w:eastAsia="Times New Roman" w:hAnsi="Times New Roman" w:cs="Times New Roman"/>
                    <w:sz w:val="24"/>
                    <w:szCs w:val="24"/>
                    <w:lang w:val="en-US"/>
                  </w:rPr>
                </w:rPrChange>
              </w:rPr>
            </w:pPr>
            <w:ins w:id="967" w:author="Bouzek,Heather K" w:date="2026-08-24T01:15:00Z">
              <w:r>
                <w:rPr>
                  <w:rFonts w:ascii="Times New Roman" w:eastAsia="Times New Roman" w:hAnsi="Times New Roman" w:cs="Times New Roman"/>
                  <w:sz w:val="20"/>
                  <w:szCs w:val="20"/>
                  <w:lang w:val="en-US"/>
                  <w:rPrChange w:id="968" w:author="Bouzek,Heather K" w:date="2026-08-24T01:27:00Z" w16du:dateUtc="2026-08-24T06:27:00Z">
                    <w:rPr>
                      <w:rFonts w:ascii="Times New Roman" w:eastAsia="Times New Roman" w:hAnsi="Times New Roman" w:cs="Times New Roman"/>
                      <w:sz w:val="24"/>
                      <w:szCs w:val="24"/>
                      <w:lang w:val="en-US"/>
                    </w:rPr>
                  </w:rPrChange>
                </w:rPr>
                <w:t>Runtime, 20 kb</w:t>
              </w:r>
            </w:ins>
          </w:p>
        </w:tc>
        <w:tc>
          <w:tcPr>
            <w:tcW w:w="3080" w:type="dxa"/>
            <w:shd w:val="clear" w:color="auto" w:fill="F2F2F2"/>
            <w:tcMar>
              <w:top w:w="80" w:type="dxa"/>
              <w:left w:w="100" w:type="dxa"/>
              <w:bottom w:w="80" w:type="dxa"/>
              <w:right w:w="100" w:type="dxa"/>
            </w:tcMar>
          </w:tcPr>
          <w:p w14:paraId="3E9C7ACD" w14:textId="77777777" w:rsidR="00194E18" w:rsidRPr="00A41A82" w:rsidRDefault="00194E18" w:rsidP="00194E18">
            <w:pPr>
              <w:spacing w:after="240" w:line="480" w:lineRule="auto"/>
              <w:jc w:val="both"/>
              <w:rPr>
                <w:ins w:id="969" w:author="Bouzek,Heather K" w:date="2026-08-24T01:15:00Z"/>
                <w:rFonts w:ascii="Times New Roman" w:eastAsia="Times New Roman" w:hAnsi="Times New Roman" w:cs="Times New Roman"/>
                <w:sz w:val="20"/>
                <w:szCs w:val="20"/>
                <w:lang w:val="en-US"/>
                <w:rPrChange w:id="970" w:author="Bouzek,Heather K" w:date="2026-08-24T01:27:00Z" w16du:dateUtc="2026-08-24T06:27:00Z">
                  <w:rPr>
                    <w:ins w:id="971" w:author="Bouzek,Heather K" w:date="2026-08-24T01:15:00Z"/>
                    <w:rFonts w:ascii="Times New Roman" w:eastAsia="Times New Roman" w:hAnsi="Times New Roman" w:cs="Times New Roman"/>
                    <w:sz w:val="24"/>
                    <w:szCs w:val="24"/>
                    <w:lang w:val="en-US"/>
                  </w:rPr>
                </w:rPrChange>
              </w:rPr>
            </w:pPr>
            <w:ins w:id="972" w:author="Bouzek,Heather K" w:date="2026-08-24T01:15:00Z">
              <w:r>
                <w:rPr>
                  <w:rFonts w:ascii="Times New Roman" w:eastAsia="Times New Roman" w:hAnsi="Times New Roman" w:cs="Times New Roman"/>
                  <w:sz w:val="20"/>
                  <w:szCs w:val="20"/>
                  <w:lang w:val="en-US"/>
                  <w:rPrChange w:id="973" w:author="Bouzek,Heather K" w:date="2026-08-24T01:27:00Z" w16du:dateUtc="2026-08-24T06:27:00Z">
                    <w:rPr>
                      <w:rFonts w:ascii="Times New Roman" w:eastAsia="Times New Roman" w:hAnsi="Times New Roman" w:cs="Times New Roman"/>
                      <w:sz w:val="24"/>
                      <w:szCs w:val="24"/>
                      <w:lang w:val="en-US"/>
                    </w:rPr>
                  </w:rPrChange>
                </w:rPr>
                <w:t>0.045 s</w:t>
              </w:r>
            </w:ins>
          </w:p>
        </w:tc>
        <w:tc>
          <w:tcPr>
            <w:tcW w:w="3080" w:type="dxa"/>
            <w:shd w:val="clear" w:color="auto" w:fill="F2F2F2"/>
            <w:tcMar>
              <w:top w:w="80" w:type="dxa"/>
              <w:left w:w="100" w:type="dxa"/>
              <w:bottom w:w="80" w:type="dxa"/>
              <w:right w:w="100" w:type="dxa"/>
            </w:tcMar>
          </w:tcPr>
          <w:p w14:paraId="141FF327" w14:textId="77777777" w:rsidR="00194E18" w:rsidRPr="00A41A82" w:rsidRDefault="00194E18" w:rsidP="00194E18">
            <w:pPr>
              <w:spacing w:after="240" w:line="480" w:lineRule="auto"/>
              <w:jc w:val="both"/>
              <w:rPr>
                <w:ins w:id="974" w:author="Bouzek,Heather K" w:date="2026-08-24T01:15:00Z"/>
                <w:rFonts w:ascii="Times New Roman" w:eastAsia="Times New Roman" w:hAnsi="Times New Roman" w:cs="Times New Roman"/>
                <w:sz w:val="20"/>
                <w:szCs w:val="20"/>
                <w:lang w:val="en-US"/>
                <w:rPrChange w:id="975" w:author="Bouzek,Heather K" w:date="2026-08-24T01:27:00Z" w16du:dateUtc="2026-08-24T06:27:00Z">
                  <w:rPr>
                    <w:ins w:id="976" w:author="Bouzek,Heather K" w:date="2026-08-24T01:15:00Z"/>
                    <w:rFonts w:ascii="Times New Roman" w:eastAsia="Times New Roman" w:hAnsi="Times New Roman" w:cs="Times New Roman"/>
                    <w:sz w:val="24"/>
                    <w:szCs w:val="24"/>
                    <w:lang w:val="en-US"/>
                  </w:rPr>
                </w:rPrChange>
              </w:rPr>
            </w:pPr>
            <w:ins w:id="977" w:author="Bouzek,Heather K" w:date="2026-08-24T01:15:00Z">
              <w:r>
                <w:rPr>
                  <w:rFonts w:ascii="Times New Roman" w:eastAsia="Times New Roman" w:hAnsi="Times New Roman" w:cs="Times New Roman"/>
                  <w:sz w:val="20"/>
                  <w:szCs w:val="20"/>
                  <w:lang w:val="en-US"/>
                  <w:rPrChange w:id="978" w:author="Bouzek,Heather K" w:date="2026-08-24T01:27:00Z" w16du:dateUtc="2026-08-24T06:27:00Z">
                    <w:rPr>
                      <w:rFonts w:ascii="Times New Roman" w:eastAsia="Times New Roman" w:hAnsi="Times New Roman" w:cs="Times New Roman"/>
                      <w:sz w:val="24"/>
                      <w:szCs w:val="24"/>
                      <w:lang w:val="en-US"/>
                    </w:rPr>
                  </w:rPrChange>
                </w:rPr>
                <w:t>0.626–0.645 s</w:t>
              </w:r>
            </w:ins>
          </w:p>
        </w:tc>
      </w:tr>
      <w:tr w:rsidR="00194E18" w:rsidRPr="00194E18" w14:paraId="6804D28A" w14:textId="77777777" w:rsidTr="00415861">
        <w:trPr>
          <w:cantSplit/>
          <w:ins w:id="979" w:author="Bouzek,Heather K" w:date="2026-08-24T01:15:00Z"/>
        </w:trPr>
        <w:tc>
          <w:tcPr>
            <w:tcW w:w="3200" w:type="dxa"/>
            <w:tcMar>
              <w:top w:w="80" w:type="dxa"/>
              <w:left w:w="100" w:type="dxa"/>
              <w:bottom w:w="80" w:type="dxa"/>
              <w:right w:w="100" w:type="dxa"/>
            </w:tcMar>
          </w:tcPr>
          <w:p w14:paraId="6093C609" w14:textId="77777777" w:rsidR="00194E18" w:rsidRPr="00A41A82" w:rsidRDefault="00194E18" w:rsidP="00194E18">
            <w:pPr>
              <w:spacing w:after="240" w:line="480" w:lineRule="auto"/>
              <w:jc w:val="both"/>
              <w:rPr>
                <w:ins w:id="980" w:author="Bouzek,Heather K" w:date="2026-08-24T01:15:00Z"/>
                <w:rFonts w:ascii="Times New Roman" w:eastAsia="Times New Roman" w:hAnsi="Times New Roman" w:cs="Times New Roman"/>
                <w:sz w:val="20"/>
                <w:szCs w:val="20"/>
                <w:lang w:val="en-US"/>
                <w:rPrChange w:id="981" w:author="Bouzek,Heather K" w:date="2026-08-24T01:27:00Z" w16du:dateUtc="2026-08-24T06:27:00Z">
                  <w:rPr>
                    <w:ins w:id="982" w:author="Bouzek,Heather K" w:date="2026-08-24T01:15:00Z"/>
                    <w:rFonts w:ascii="Times New Roman" w:eastAsia="Times New Roman" w:hAnsi="Times New Roman" w:cs="Times New Roman"/>
                    <w:sz w:val="24"/>
                    <w:szCs w:val="24"/>
                    <w:lang w:val="en-US"/>
                  </w:rPr>
                </w:rPrChange>
              </w:rPr>
            </w:pPr>
            <w:ins w:id="983" w:author="Bouzek,Heather K" w:date="2026-08-24T01:15:00Z">
              <w:r>
                <w:rPr>
                  <w:rFonts w:ascii="Times New Roman" w:eastAsia="Times New Roman" w:hAnsi="Times New Roman" w:cs="Times New Roman"/>
                  <w:sz w:val="20"/>
                  <w:szCs w:val="20"/>
                  <w:lang w:val="en-US"/>
                  <w:rPrChange w:id="984" w:author="Bouzek,Heather K" w:date="2026-08-24T01:27:00Z" w16du:dateUtc="2026-08-24T06:27:00Z">
                    <w:rPr>
                      <w:rFonts w:ascii="Times New Roman" w:eastAsia="Times New Roman" w:hAnsi="Times New Roman" w:cs="Times New Roman"/>
                      <w:sz w:val="24"/>
                      <w:szCs w:val="24"/>
                      <w:lang w:val="en-US"/>
                    </w:rPr>
                  </w:rPrChange>
                </w:rPr>
                <w:t>Runtime scaling, 1.5→20 kb (13× length)</w:t>
              </w:r>
            </w:ins>
          </w:p>
        </w:tc>
        <w:tc>
          <w:tcPr>
            <w:tcW w:w="3080" w:type="dxa"/>
            <w:tcMar>
              <w:top w:w="80" w:type="dxa"/>
              <w:left w:w="100" w:type="dxa"/>
              <w:bottom w:w="80" w:type="dxa"/>
              <w:right w:w="100" w:type="dxa"/>
            </w:tcMar>
          </w:tcPr>
          <w:p w14:paraId="20213950" w14:textId="77777777" w:rsidR="00194E18" w:rsidRPr="00A41A82" w:rsidRDefault="00194E18" w:rsidP="00194E18">
            <w:pPr>
              <w:spacing w:after="240" w:line="480" w:lineRule="auto"/>
              <w:jc w:val="both"/>
              <w:rPr>
                <w:ins w:id="985" w:author="Bouzek,Heather K" w:date="2026-08-24T01:15:00Z"/>
                <w:rFonts w:ascii="Times New Roman" w:eastAsia="Times New Roman" w:hAnsi="Times New Roman" w:cs="Times New Roman"/>
                <w:sz w:val="20"/>
                <w:szCs w:val="20"/>
                <w:lang w:val="en-US"/>
                <w:rPrChange w:id="986" w:author="Bouzek,Heather K" w:date="2026-08-24T01:27:00Z" w16du:dateUtc="2026-08-24T06:27:00Z">
                  <w:rPr>
                    <w:ins w:id="987" w:author="Bouzek,Heather K" w:date="2026-08-24T01:15:00Z"/>
                    <w:rFonts w:ascii="Times New Roman" w:eastAsia="Times New Roman" w:hAnsi="Times New Roman" w:cs="Times New Roman"/>
                    <w:sz w:val="24"/>
                    <w:szCs w:val="24"/>
                    <w:lang w:val="en-US"/>
                  </w:rPr>
                </w:rPrChange>
              </w:rPr>
            </w:pPr>
            <w:ins w:id="988" w:author="Bouzek,Heather K" w:date="2026-08-24T01:15:00Z">
              <w:r>
                <w:rPr>
                  <w:rFonts w:ascii="Times New Roman" w:eastAsia="Times New Roman" w:hAnsi="Times New Roman" w:cs="Times New Roman"/>
                  <w:sz w:val="20"/>
                  <w:szCs w:val="20"/>
                  <w:lang w:val="en-US"/>
                  <w:rPrChange w:id="989" w:author="Bouzek,Heather K" w:date="2026-08-24T01:27:00Z" w16du:dateUtc="2026-08-24T06:27:00Z">
                    <w:rPr>
                      <w:rFonts w:ascii="Times New Roman" w:eastAsia="Times New Roman" w:hAnsi="Times New Roman" w:cs="Times New Roman"/>
                      <w:sz w:val="24"/>
                      <w:szCs w:val="24"/>
                      <w:lang w:val="en-US"/>
                    </w:rPr>
                  </w:rPrChange>
                </w:rPr>
                <w:t>~4.5×</w:t>
              </w:r>
            </w:ins>
          </w:p>
        </w:tc>
        <w:tc>
          <w:tcPr>
            <w:tcW w:w="3080" w:type="dxa"/>
            <w:tcMar>
              <w:top w:w="80" w:type="dxa"/>
              <w:left w:w="100" w:type="dxa"/>
              <w:bottom w:w="80" w:type="dxa"/>
              <w:right w:w="100" w:type="dxa"/>
            </w:tcMar>
          </w:tcPr>
          <w:p w14:paraId="35A07713" w14:textId="77777777" w:rsidR="00194E18" w:rsidRPr="00A41A82" w:rsidRDefault="00194E18" w:rsidP="00194E18">
            <w:pPr>
              <w:spacing w:after="240" w:line="480" w:lineRule="auto"/>
              <w:jc w:val="both"/>
              <w:rPr>
                <w:ins w:id="990" w:author="Bouzek,Heather K" w:date="2026-08-24T01:15:00Z"/>
                <w:rFonts w:ascii="Times New Roman" w:eastAsia="Times New Roman" w:hAnsi="Times New Roman" w:cs="Times New Roman"/>
                <w:sz w:val="20"/>
                <w:szCs w:val="20"/>
                <w:lang w:val="en-US"/>
                <w:rPrChange w:id="991" w:author="Bouzek,Heather K" w:date="2026-08-24T01:27:00Z" w16du:dateUtc="2026-08-24T06:27:00Z">
                  <w:rPr>
                    <w:ins w:id="992" w:author="Bouzek,Heather K" w:date="2026-08-24T01:15:00Z"/>
                    <w:rFonts w:ascii="Times New Roman" w:eastAsia="Times New Roman" w:hAnsi="Times New Roman" w:cs="Times New Roman"/>
                    <w:sz w:val="24"/>
                    <w:szCs w:val="24"/>
                    <w:lang w:val="en-US"/>
                  </w:rPr>
                </w:rPrChange>
              </w:rPr>
            </w:pPr>
            <w:ins w:id="993" w:author="Bouzek,Heather K" w:date="2026-08-24T01:15:00Z">
              <w:r>
                <w:rPr>
                  <w:rFonts w:ascii="Times New Roman" w:eastAsia="Times New Roman" w:hAnsi="Times New Roman" w:cs="Times New Roman"/>
                  <w:sz w:val="20"/>
                  <w:szCs w:val="20"/>
                  <w:lang w:val="en-US"/>
                  <w:rPrChange w:id="994" w:author="Bouzek,Heather K" w:date="2026-08-24T01:27:00Z" w16du:dateUtc="2026-08-24T06:27:00Z">
                    <w:rPr>
                      <w:rFonts w:ascii="Times New Roman" w:eastAsia="Times New Roman" w:hAnsi="Times New Roman" w:cs="Times New Roman"/>
                      <w:sz w:val="24"/>
                      <w:szCs w:val="24"/>
                      <w:lang w:val="en-US"/>
                    </w:rPr>
                  </w:rPrChange>
                </w:rPr>
                <w:t>~31×</w:t>
              </w:r>
            </w:ins>
          </w:p>
        </w:tc>
      </w:tr>
      <w:tr w:rsidR="00194E18" w:rsidRPr="00194E18" w14:paraId="08B075E0" w14:textId="77777777" w:rsidTr="00415861">
        <w:trPr>
          <w:cantSplit/>
          <w:ins w:id="995" w:author="Bouzek,Heather K" w:date="2026-08-24T01:15:00Z"/>
        </w:trPr>
        <w:tc>
          <w:tcPr>
            <w:tcW w:w="3200" w:type="dxa"/>
            <w:shd w:val="clear" w:color="auto" w:fill="F2F2F2"/>
            <w:tcMar>
              <w:top w:w="80" w:type="dxa"/>
              <w:left w:w="100" w:type="dxa"/>
              <w:bottom w:w="80" w:type="dxa"/>
              <w:right w:w="100" w:type="dxa"/>
            </w:tcMar>
          </w:tcPr>
          <w:p w14:paraId="1C0DF2A5" w14:textId="77777777" w:rsidR="00194E18" w:rsidRPr="00A41A82" w:rsidRDefault="00194E18">
            <w:pPr>
              <w:spacing w:after="240" w:line="480" w:lineRule="auto"/>
              <w:rPr>
                <w:ins w:id="996" w:author="Bouzek,Heather K" w:date="2026-08-24T01:15:00Z"/>
                <w:rFonts w:ascii="Times New Roman" w:eastAsia="Times New Roman" w:hAnsi="Times New Roman" w:cs="Times New Roman"/>
                <w:sz w:val="20"/>
                <w:szCs w:val="20"/>
                <w:lang w:val="en-US"/>
                <w:rPrChange w:id="997" w:author="Bouzek,Heather K" w:date="2026-08-24T01:27:00Z" w16du:dateUtc="2026-08-24T06:27:00Z">
                  <w:rPr>
                    <w:ins w:id="998" w:author="Bouzek,Heather K" w:date="2026-08-24T01:15:00Z"/>
                    <w:rFonts w:ascii="Times New Roman" w:eastAsia="Times New Roman" w:hAnsi="Times New Roman" w:cs="Times New Roman"/>
                    <w:sz w:val="24"/>
                    <w:szCs w:val="24"/>
                    <w:lang w:val="en-US"/>
                  </w:rPr>
                </w:rPrChange>
              </w:rPr>
              <w:pPrChange w:id="999" w:author="Bouzek,Heather K" w:date="2026-08-24T01:40:00Z" w16du:dateUtc="2026-08-24T06:40:00Z">
                <w:pPr>
                  <w:spacing w:after="240" w:line="480" w:lineRule="auto"/>
                  <w:jc w:val="both"/>
                </w:pPr>
              </w:pPrChange>
            </w:pPr>
            <w:ins w:id="1000" w:author="Bouzek,Heather K" w:date="2026-08-24T01:15:00Z">
              <w:r>
                <w:rPr>
                  <w:rFonts w:ascii="Times New Roman" w:eastAsia="Times New Roman" w:hAnsi="Times New Roman" w:cs="Times New Roman"/>
                  <w:sz w:val="20"/>
                  <w:szCs w:val="20"/>
                  <w:lang w:val="en-US"/>
                  <w:rPrChange w:id="1001" w:author="Bouzek,Heather K" w:date="2026-08-24T01:27:00Z" w16du:dateUtc="2026-08-24T06:27:00Z">
                    <w:rPr>
                      <w:rFonts w:ascii="Times New Roman" w:eastAsia="Times New Roman" w:hAnsi="Times New Roman" w:cs="Times New Roman"/>
                      <w:sz w:val="24"/>
                      <w:szCs w:val="24"/>
                      <w:lang w:val="en-US"/>
                    </w:rPr>
                  </w:rPrChange>
                </w:rPr>
                <w:t>Edits per resolved site</w:t>
              </w:r>
            </w:ins>
          </w:p>
        </w:tc>
        <w:tc>
          <w:tcPr>
            <w:tcW w:w="3080" w:type="dxa"/>
            <w:shd w:val="clear" w:color="auto" w:fill="F2F2F2"/>
            <w:tcMar>
              <w:top w:w="80" w:type="dxa"/>
              <w:left w:w="100" w:type="dxa"/>
              <w:bottom w:w="80" w:type="dxa"/>
              <w:right w:w="100" w:type="dxa"/>
            </w:tcMar>
          </w:tcPr>
          <w:p w14:paraId="5E2256BE" w14:textId="77777777" w:rsidR="00194E18" w:rsidRPr="00A41A82" w:rsidRDefault="00194E18">
            <w:pPr>
              <w:spacing w:after="240" w:line="480" w:lineRule="auto"/>
              <w:rPr>
                <w:ins w:id="1002" w:author="Bouzek,Heather K" w:date="2026-08-24T01:15:00Z"/>
                <w:rFonts w:ascii="Times New Roman" w:eastAsia="Times New Roman" w:hAnsi="Times New Roman" w:cs="Times New Roman"/>
                <w:sz w:val="20"/>
                <w:szCs w:val="20"/>
                <w:lang w:val="en-US"/>
                <w:rPrChange w:id="1003" w:author="Bouzek,Heather K" w:date="2026-08-24T01:27:00Z" w16du:dateUtc="2026-08-24T06:27:00Z">
                  <w:rPr>
                    <w:ins w:id="1004" w:author="Bouzek,Heather K" w:date="2026-08-24T01:15:00Z"/>
                    <w:rFonts w:ascii="Times New Roman" w:eastAsia="Times New Roman" w:hAnsi="Times New Roman" w:cs="Times New Roman"/>
                    <w:sz w:val="24"/>
                    <w:szCs w:val="24"/>
                    <w:lang w:val="en-US"/>
                  </w:rPr>
                </w:rPrChange>
              </w:rPr>
              <w:pPrChange w:id="1005" w:author="Bouzek,Heather K" w:date="2026-08-24T01:40:00Z" w16du:dateUtc="2026-08-24T06:40:00Z">
                <w:pPr>
                  <w:spacing w:after="240" w:line="480" w:lineRule="auto"/>
                  <w:jc w:val="both"/>
                </w:pPr>
              </w:pPrChange>
            </w:pPr>
            <w:ins w:id="1006" w:author="Bouzek,Heather K" w:date="2026-08-24T01:15:00Z">
              <w:r>
                <w:rPr>
                  <w:rFonts w:ascii="Times New Roman" w:eastAsia="Times New Roman" w:hAnsi="Times New Roman" w:cs="Times New Roman"/>
                  <w:sz w:val="20"/>
                  <w:szCs w:val="20"/>
                  <w:lang w:val="en-US"/>
                  <w:rPrChange w:id="1007" w:author="Bouzek,Heather K" w:date="2026-08-24T01:27:00Z" w16du:dateUtc="2026-08-24T06:27:00Z">
                    <w:rPr>
                      <w:rFonts w:ascii="Times New Roman" w:eastAsia="Times New Roman" w:hAnsi="Times New Roman" w:cs="Times New Roman"/>
                      <w:sz w:val="24"/>
                      <w:szCs w:val="24"/>
                      <w:lang w:val="en-US"/>
                    </w:rPr>
                  </w:rPrChange>
                </w:rPr>
                <w:t>Always 1 (explicit parsimony objective)</w:t>
              </w:r>
            </w:ins>
          </w:p>
        </w:tc>
        <w:tc>
          <w:tcPr>
            <w:tcW w:w="3080" w:type="dxa"/>
            <w:shd w:val="clear" w:color="auto" w:fill="F2F2F2"/>
            <w:tcMar>
              <w:top w:w="80" w:type="dxa"/>
              <w:left w:w="100" w:type="dxa"/>
              <w:bottom w:w="80" w:type="dxa"/>
              <w:right w:w="100" w:type="dxa"/>
            </w:tcMar>
          </w:tcPr>
          <w:p w14:paraId="666696B4" w14:textId="77777777" w:rsidR="00194E18" w:rsidRPr="00A41A82" w:rsidRDefault="00194E18">
            <w:pPr>
              <w:spacing w:after="240" w:line="480" w:lineRule="auto"/>
              <w:rPr>
                <w:ins w:id="1008" w:author="Bouzek,Heather K" w:date="2026-08-24T01:15:00Z"/>
                <w:rFonts w:ascii="Times New Roman" w:eastAsia="Times New Roman" w:hAnsi="Times New Roman" w:cs="Times New Roman"/>
                <w:sz w:val="20"/>
                <w:szCs w:val="20"/>
                <w:lang w:val="en-US"/>
                <w:rPrChange w:id="1009" w:author="Bouzek,Heather K" w:date="2026-08-24T01:27:00Z" w16du:dateUtc="2026-08-24T06:27:00Z">
                  <w:rPr>
                    <w:ins w:id="1010" w:author="Bouzek,Heather K" w:date="2026-08-24T01:15:00Z"/>
                    <w:rFonts w:ascii="Times New Roman" w:eastAsia="Times New Roman" w:hAnsi="Times New Roman" w:cs="Times New Roman"/>
                    <w:sz w:val="24"/>
                    <w:szCs w:val="24"/>
                    <w:lang w:val="en-US"/>
                  </w:rPr>
                </w:rPrChange>
              </w:rPr>
              <w:pPrChange w:id="1011" w:author="Bouzek,Heather K" w:date="2026-08-24T01:40:00Z" w16du:dateUtc="2026-08-24T06:40:00Z">
                <w:pPr>
                  <w:spacing w:after="240" w:line="480" w:lineRule="auto"/>
                  <w:jc w:val="both"/>
                </w:pPr>
              </w:pPrChange>
            </w:pPr>
            <w:ins w:id="1012" w:author="Bouzek,Heather K" w:date="2026-08-24T01:15:00Z">
              <w:r>
                <w:rPr>
                  <w:rFonts w:ascii="Times New Roman" w:eastAsia="Times New Roman" w:hAnsi="Times New Roman" w:cs="Times New Roman"/>
                  <w:sz w:val="20"/>
                  <w:szCs w:val="20"/>
                  <w:lang w:val="en-US"/>
                  <w:rPrChange w:id="1013" w:author="Bouzek,Heather K" w:date="2026-08-24T01:27:00Z" w16du:dateUtc="2026-08-24T06:27:00Z">
                    <w:rPr>
                      <w:rFonts w:ascii="Times New Roman" w:eastAsia="Times New Roman" w:hAnsi="Times New Roman" w:cs="Times New Roman"/>
                      <w:sz w:val="24"/>
                      <w:szCs w:val="24"/>
                      <w:lang w:val="en-US"/>
                    </w:rPr>
                  </w:rPrChange>
                </w:rPr>
                <w:t>1 or more (no explicit minimization)</w:t>
              </w:r>
            </w:ins>
          </w:p>
        </w:tc>
      </w:tr>
      <w:tr w:rsidR="00194E18" w:rsidRPr="00194E18" w14:paraId="1F10C04F" w14:textId="77777777" w:rsidTr="00415861">
        <w:trPr>
          <w:cantSplit/>
          <w:ins w:id="1014" w:author="Bouzek,Heather K" w:date="2026-08-24T01:15:00Z"/>
        </w:trPr>
        <w:tc>
          <w:tcPr>
            <w:tcW w:w="3200" w:type="dxa"/>
            <w:tcMar>
              <w:top w:w="80" w:type="dxa"/>
              <w:left w:w="100" w:type="dxa"/>
              <w:bottom w:w="80" w:type="dxa"/>
              <w:right w:w="100" w:type="dxa"/>
            </w:tcMar>
          </w:tcPr>
          <w:p w14:paraId="74A6B6DD" w14:textId="77777777" w:rsidR="00194E18" w:rsidRPr="00A41A82" w:rsidRDefault="00194E18">
            <w:pPr>
              <w:spacing w:after="240" w:line="480" w:lineRule="auto"/>
              <w:rPr>
                <w:ins w:id="1015" w:author="Bouzek,Heather K" w:date="2026-08-24T01:15:00Z"/>
                <w:rFonts w:ascii="Times New Roman" w:eastAsia="Times New Roman" w:hAnsi="Times New Roman" w:cs="Times New Roman"/>
                <w:sz w:val="20"/>
                <w:szCs w:val="20"/>
                <w:lang w:val="en-US"/>
                <w:rPrChange w:id="1016" w:author="Bouzek,Heather K" w:date="2026-08-24T01:27:00Z" w16du:dateUtc="2026-08-24T06:27:00Z">
                  <w:rPr>
                    <w:ins w:id="1017" w:author="Bouzek,Heather K" w:date="2026-08-24T01:15:00Z"/>
                    <w:rFonts w:ascii="Times New Roman" w:eastAsia="Times New Roman" w:hAnsi="Times New Roman" w:cs="Times New Roman"/>
                    <w:sz w:val="24"/>
                    <w:szCs w:val="24"/>
                    <w:lang w:val="en-US"/>
                  </w:rPr>
                </w:rPrChange>
              </w:rPr>
              <w:pPrChange w:id="1018" w:author="Bouzek,Heather K" w:date="2026-08-24T01:40:00Z" w16du:dateUtc="2026-08-24T06:40:00Z">
                <w:pPr>
                  <w:spacing w:after="240" w:line="480" w:lineRule="auto"/>
                  <w:jc w:val="both"/>
                </w:pPr>
              </w:pPrChange>
            </w:pPr>
            <w:ins w:id="1019" w:author="Bouzek,Heather K" w:date="2026-08-24T01:15:00Z">
              <w:r>
                <w:rPr>
                  <w:rFonts w:ascii="Times New Roman" w:eastAsia="Times New Roman" w:hAnsi="Times New Roman" w:cs="Times New Roman"/>
                  <w:sz w:val="20"/>
                  <w:szCs w:val="20"/>
                  <w:lang w:val="en-US"/>
                  <w:rPrChange w:id="1020" w:author="Bouzek,Heather K" w:date="2026-08-24T01:27:00Z" w16du:dateUtc="2026-08-24T06:27:00Z">
                    <w:rPr>
                      <w:rFonts w:ascii="Times New Roman" w:eastAsia="Times New Roman" w:hAnsi="Times New Roman" w:cs="Times New Roman"/>
                      <w:sz w:val="24"/>
                      <w:szCs w:val="24"/>
                      <w:lang w:val="en-US"/>
                    </w:rPr>
                  </w:rPrChange>
                </w:rPr>
                <w:t>GC drift</w:t>
              </w:r>
            </w:ins>
          </w:p>
        </w:tc>
        <w:tc>
          <w:tcPr>
            <w:tcW w:w="3080" w:type="dxa"/>
            <w:tcMar>
              <w:top w:w="80" w:type="dxa"/>
              <w:left w:w="100" w:type="dxa"/>
              <w:bottom w:w="80" w:type="dxa"/>
              <w:right w:w="100" w:type="dxa"/>
            </w:tcMar>
          </w:tcPr>
          <w:p w14:paraId="3AC227BC" w14:textId="6BC09120" w:rsidR="00194E18" w:rsidRPr="00A41A82" w:rsidRDefault="00194E18">
            <w:pPr>
              <w:spacing w:after="240" w:line="480" w:lineRule="auto"/>
              <w:rPr>
                <w:ins w:id="1021" w:author="Bouzek,Heather K" w:date="2026-08-24T01:15:00Z"/>
                <w:rFonts w:ascii="Times New Roman" w:eastAsia="Times New Roman" w:hAnsi="Times New Roman" w:cs="Times New Roman"/>
                <w:sz w:val="20"/>
                <w:szCs w:val="20"/>
                <w:lang w:val="en-US"/>
                <w:rPrChange w:id="1022" w:author="Bouzek,Heather K" w:date="2026-08-24T01:27:00Z" w16du:dateUtc="2026-08-24T06:27:00Z">
                  <w:rPr>
                    <w:ins w:id="1023" w:author="Bouzek,Heather K" w:date="2026-08-24T01:15:00Z"/>
                    <w:rFonts w:ascii="Times New Roman" w:eastAsia="Times New Roman" w:hAnsi="Times New Roman" w:cs="Times New Roman"/>
                    <w:sz w:val="24"/>
                    <w:szCs w:val="24"/>
                    <w:lang w:val="en-US"/>
                  </w:rPr>
                </w:rPrChange>
              </w:rPr>
              <w:pPrChange w:id="1024" w:author="Bouzek,Heather K" w:date="2026-08-24T01:40:00Z" w16du:dateUtc="2026-08-24T06:40:00Z">
                <w:pPr>
                  <w:spacing w:after="240" w:line="480" w:lineRule="auto"/>
                  <w:jc w:val="both"/>
                </w:pPr>
              </w:pPrChange>
            </w:pPr>
            <w:ins w:id="1025" w:author="Bouzek,Heather K" w:date="2026-08-24T01:15:00Z">
              <w:r>
                <w:rPr>
                  <w:rFonts w:ascii="Times New Roman" w:eastAsia="Times New Roman" w:hAnsi="Times New Roman" w:cs="Times New Roman"/>
                  <w:sz w:val="20"/>
                  <w:szCs w:val="20"/>
                  <w:lang w:val="en-US"/>
                  <w:rPrChange w:id="1026" w:author="Bouzek,Heather K" w:date="2026-08-24T01:27:00Z" w16du:dateUtc="2026-08-24T06:27:00Z">
                    <w:rPr>
                      <w:rFonts w:ascii="Times New Roman" w:eastAsia="Times New Roman" w:hAnsi="Times New Roman" w:cs="Times New Roman"/>
                      <w:sz w:val="24"/>
                      <w:szCs w:val="24"/>
                      <w:lang w:val="en-US"/>
                    </w:rPr>
                  </w:rPrChange>
                </w:rPr>
                <w:t>≤0.07</w:t>
              </w:r>
            </w:ins>
            <w:ins w:id="1027" w:author="Bouzek,Heather K" w:date="2026-08-24T01:15:00Z" w16du:dateUtc="2026-08-24T06:15:00Z">
              <w:r>
                <w:rPr>
                  <w:rFonts w:ascii="Times New Roman" w:eastAsia="Times New Roman" w:hAnsi="Times New Roman" w:cs="Times New Roman"/>
                  <w:sz w:val="20"/>
                  <w:szCs w:val="20"/>
                  <w:lang w:val="en-US"/>
                  <w:rPrChange w:id="1028" w:author="Bouzek,Heather K" w:date="2026-08-24T01:27:00Z" w16du:dateUtc="2026-08-24T06:27:00Z">
                    <w:rPr>
                      <w:rFonts w:ascii="Times New Roman" w:eastAsia="Times New Roman" w:hAnsi="Times New Roman" w:cs="Times New Roman"/>
                      <w:sz w:val="24"/>
                      <w:szCs w:val="24"/>
                      <w:lang w:val="en-US"/>
                    </w:rPr>
                  </w:rPrChange>
                </w:rPr>
                <w:t>%</w:t>
              </w:r>
            </w:ins>
            <w:ins w:id="1029" w:author="Bouzek,Heather K" w:date="2026-08-24T01:15:00Z">
              <w:r>
                <w:rPr>
                  <w:rFonts w:ascii="Times New Roman" w:eastAsia="Times New Roman" w:hAnsi="Times New Roman" w:cs="Times New Roman"/>
                  <w:sz w:val="20"/>
                  <w:szCs w:val="20"/>
                  <w:lang w:val="en-US"/>
                  <w:rPrChange w:id="1030" w:author="Bouzek,Heather K" w:date="2026-08-24T01:27:00Z" w16du:dateUtc="2026-08-24T06:27:00Z">
                    <w:rPr>
                      <w:rFonts w:ascii="Times New Roman" w:eastAsia="Times New Roman" w:hAnsi="Times New Roman" w:cs="Times New Roman"/>
                      <w:sz w:val="24"/>
                      <w:szCs w:val="24"/>
                      <w:lang w:val="en-US"/>
                    </w:rPr>
                  </w:rPrChange>
                </w:rPr>
                <w:t xml:space="preserve"> in all tests</w:t>
              </w:r>
            </w:ins>
          </w:p>
        </w:tc>
        <w:tc>
          <w:tcPr>
            <w:tcW w:w="3080" w:type="dxa"/>
            <w:tcMar>
              <w:top w:w="80" w:type="dxa"/>
              <w:left w:w="100" w:type="dxa"/>
              <w:bottom w:w="80" w:type="dxa"/>
              <w:right w:w="100" w:type="dxa"/>
            </w:tcMar>
          </w:tcPr>
          <w:p w14:paraId="457B1CE8" w14:textId="6E119678" w:rsidR="00194E18" w:rsidRPr="00A41A82" w:rsidRDefault="00194E18">
            <w:pPr>
              <w:spacing w:after="240" w:line="480" w:lineRule="auto"/>
              <w:rPr>
                <w:ins w:id="1031" w:author="Bouzek,Heather K" w:date="2026-08-24T01:15:00Z"/>
                <w:rFonts w:ascii="Times New Roman" w:eastAsia="Times New Roman" w:hAnsi="Times New Roman" w:cs="Times New Roman"/>
                <w:sz w:val="20"/>
                <w:szCs w:val="20"/>
                <w:lang w:val="en-US"/>
                <w:rPrChange w:id="1032" w:author="Bouzek,Heather K" w:date="2026-08-24T01:27:00Z" w16du:dateUtc="2026-08-24T06:27:00Z">
                  <w:rPr>
                    <w:ins w:id="1033" w:author="Bouzek,Heather K" w:date="2026-08-24T01:15:00Z"/>
                    <w:rFonts w:ascii="Times New Roman" w:eastAsia="Times New Roman" w:hAnsi="Times New Roman" w:cs="Times New Roman"/>
                    <w:sz w:val="24"/>
                    <w:szCs w:val="24"/>
                    <w:lang w:val="en-US"/>
                  </w:rPr>
                </w:rPrChange>
              </w:rPr>
              <w:pPrChange w:id="1034" w:author="Bouzek,Heather K" w:date="2026-08-24T01:40:00Z" w16du:dateUtc="2026-08-24T06:40:00Z">
                <w:pPr>
                  <w:spacing w:after="240" w:line="480" w:lineRule="auto"/>
                  <w:jc w:val="both"/>
                </w:pPr>
              </w:pPrChange>
            </w:pPr>
            <w:ins w:id="1035" w:author="Bouzek,Heather K" w:date="2026-08-24T01:15:00Z">
              <w:r>
                <w:rPr>
                  <w:rFonts w:ascii="Times New Roman" w:eastAsia="Times New Roman" w:hAnsi="Times New Roman" w:cs="Times New Roman"/>
                  <w:sz w:val="20"/>
                  <w:szCs w:val="20"/>
                  <w:lang w:val="en-US"/>
                  <w:rPrChange w:id="1036" w:author="Bouzek,Heather K" w:date="2026-08-24T01:27:00Z" w16du:dateUtc="2026-08-24T06:27:00Z">
                    <w:rPr>
                      <w:rFonts w:ascii="Times New Roman" w:eastAsia="Times New Roman" w:hAnsi="Times New Roman" w:cs="Times New Roman"/>
                      <w:sz w:val="24"/>
                      <w:szCs w:val="24"/>
                      <w:lang w:val="en-US"/>
                    </w:rPr>
                  </w:rPrChange>
                </w:rPr>
                <w:t>≤0.20</w:t>
              </w:r>
            </w:ins>
            <w:ins w:id="1037" w:author="Bouzek,Heather K" w:date="2026-08-24T01:15:00Z" w16du:dateUtc="2026-08-24T06:15:00Z">
              <w:r>
                <w:rPr>
                  <w:rFonts w:ascii="Times New Roman" w:eastAsia="Times New Roman" w:hAnsi="Times New Roman" w:cs="Times New Roman"/>
                  <w:sz w:val="20"/>
                  <w:szCs w:val="20"/>
                  <w:lang w:val="en-US"/>
                  <w:rPrChange w:id="1038" w:author="Bouzek,Heather K" w:date="2026-08-24T01:27:00Z" w16du:dateUtc="2026-08-24T06:27:00Z">
                    <w:rPr>
                      <w:rFonts w:ascii="Times New Roman" w:eastAsia="Times New Roman" w:hAnsi="Times New Roman" w:cs="Times New Roman"/>
                      <w:sz w:val="24"/>
                      <w:szCs w:val="24"/>
                      <w:lang w:val="en-US"/>
                    </w:rPr>
                  </w:rPrChange>
                </w:rPr>
                <w:t>%</w:t>
              </w:r>
            </w:ins>
            <w:ins w:id="1039" w:author="Bouzek,Heather K" w:date="2026-08-24T01:15:00Z">
              <w:r>
                <w:rPr>
                  <w:rFonts w:ascii="Times New Roman" w:eastAsia="Times New Roman" w:hAnsi="Times New Roman" w:cs="Times New Roman"/>
                  <w:sz w:val="20"/>
                  <w:szCs w:val="20"/>
                  <w:lang w:val="en-US"/>
                  <w:rPrChange w:id="1040" w:author="Bouzek,Heather K" w:date="2026-08-24T01:27:00Z" w16du:dateUtc="2026-08-24T06:27:00Z">
                    <w:rPr>
                      <w:rFonts w:ascii="Times New Roman" w:eastAsia="Times New Roman" w:hAnsi="Times New Roman" w:cs="Times New Roman"/>
                      <w:sz w:val="24"/>
                      <w:szCs w:val="24"/>
                      <w:lang w:val="en-US"/>
                    </w:rPr>
                  </w:rPrChange>
                </w:rPr>
                <w:t xml:space="preserve"> in all tests</w:t>
              </w:r>
            </w:ins>
          </w:p>
        </w:tc>
      </w:tr>
      <w:tr w:rsidR="00194E18" w:rsidRPr="00194E18" w14:paraId="156D95AC" w14:textId="77777777" w:rsidTr="00415861">
        <w:trPr>
          <w:cantSplit/>
          <w:ins w:id="1041" w:author="Bouzek,Heather K" w:date="2026-08-24T01:15:00Z"/>
        </w:trPr>
        <w:tc>
          <w:tcPr>
            <w:tcW w:w="3200" w:type="dxa"/>
            <w:shd w:val="clear" w:color="auto" w:fill="F2F2F2"/>
            <w:tcMar>
              <w:top w:w="80" w:type="dxa"/>
              <w:left w:w="100" w:type="dxa"/>
              <w:bottom w:w="80" w:type="dxa"/>
              <w:right w:w="100" w:type="dxa"/>
            </w:tcMar>
          </w:tcPr>
          <w:p w14:paraId="60AE49E0" w14:textId="77777777" w:rsidR="00194E18" w:rsidRPr="00A41A82" w:rsidRDefault="00194E18">
            <w:pPr>
              <w:spacing w:after="240" w:line="480" w:lineRule="auto"/>
              <w:rPr>
                <w:ins w:id="1042" w:author="Bouzek,Heather K" w:date="2026-08-24T01:15:00Z"/>
                <w:rFonts w:ascii="Times New Roman" w:eastAsia="Times New Roman" w:hAnsi="Times New Roman" w:cs="Times New Roman"/>
                <w:sz w:val="20"/>
                <w:szCs w:val="20"/>
                <w:lang w:val="en-US"/>
                <w:rPrChange w:id="1043" w:author="Bouzek,Heather K" w:date="2026-08-24T01:27:00Z" w16du:dateUtc="2026-08-24T06:27:00Z">
                  <w:rPr>
                    <w:ins w:id="1044" w:author="Bouzek,Heather K" w:date="2026-08-24T01:15:00Z"/>
                    <w:rFonts w:ascii="Times New Roman" w:eastAsia="Times New Roman" w:hAnsi="Times New Roman" w:cs="Times New Roman"/>
                    <w:sz w:val="24"/>
                    <w:szCs w:val="24"/>
                    <w:lang w:val="en-US"/>
                  </w:rPr>
                </w:rPrChange>
              </w:rPr>
              <w:pPrChange w:id="1045" w:author="Bouzek,Heather K" w:date="2026-08-24T01:40:00Z" w16du:dateUtc="2026-08-24T06:40:00Z">
                <w:pPr>
                  <w:spacing w:after="240" w:line="480" w:lineRule="auto"/>
                  <w:jc w:val="both"/>
                </w:pPr>
              </w:pPrChange>
            </w:pPr>
            <w:ins w:id="1046" w:author="Bouzek,Heather K" w:date="2026-08-24T01:15:00Z">
              <w:r>
                <w:rPr>
                  <w:rFonts w:ascii="Times New Roman" w:eastAsia="Times New Roman" w:hAnsi="Times New Roman" w:cs="Times New Roman"/>
                  <w:sz w:val="20"/>
                  <w:szCs w:val="20"/>
                  <w:lang w:val="en-US"/>
                  <w:rPrChange w:id="1047" w:author="Bouzek,Heather K" w:date="2026-08-24T01:27:00Z" w16du:dateUtc="2026-08-24T06:27:00Z">
                    <w:rPr>
                      <w:rFonts w:ascii="Times New Roman" w:eastAsia="Times New Roman" w:hAnsi="Times New Roman" w:cs="Times New Roman"/>
                      <w:sz w:val="24"/>
                      <w:szCs w:val="24"/>
                      <w:lang w:val="en-US"/>
                    </w:rPr>
                  </w:rPrChange>
                </w:rPr>
                <w:t>New motifs introduced</w:t>
              </w:r>
            </w:ins>
          </w:p>
        </w:tc>
        <w:tc>
          <w:tcPr>
            <w:tcW w:w="3080" w:type="dxa"/>
            <w:shd w:val="clear" w:color="auto" w:fill="F2F2F2"/>
            <w:tcMar>
              <w:top w:w="80" w:type="dxa"/>
              <w:left w:w="100" w:type="dxa"/>
              <w:bottom w:w="80" w:type="dxa"/>
              <w:right w:w="100" w:type="dxa"/>
            </w:tcMar>
          </w:tcPr>
          <w:p w14:paraId="1954F28A" w14:textId="77777777" w:rsidR="00194E18" w:rsidRPr="00A41A82" w:rsidRDefault="00194E18">
            <w:pPr>
              <w:spacing w:after="240" w:line="480" w:lineRule="auto"/>
              <w:rPr>
                <w:ins w:id="1048" w:author="Bouzek,Heather K" w:date="2026-08-24T01:15:00Z"/>
                <w:rFonts w:ascii="Times New Roman" w:eastAsia="Times New Roman" w:hAnsi="Times New Roman" w:cs="Times New Roman"/>
                <w:sz w:val="20"/>
                <w:szCs w:val="20"/>
                <w:lang w:val="en-US"/>
                <w:rPrChange w:id="1049" w:author="Bouzek,Heather K" w:date="2026-08-24T01:27:00Z" w16du:dateUtc="2026-08-24T06:27:00Z">
                  <w:rPr>
                    <w:ins w:id="1050" w:author="Bouzek,Heather K" w:date="2026-08-24T01:15:00Z"/>
                    <w:rFonts w:ascii="Times New Roman" w:eastAsia="Times New Roman" w:hAnsi="Times New Roman" w:cs="Times New Roman"/>
                    <w:sz w:val="24"/>
                    <w:szCs w:val="24"/>
                    <w:lang w:val="en-US"/>
                  </w:rPr>
                </w:rPrChange>
              </w:rPr>
              <w:pPrChange w:id="1051" w:author="Bouzek,Heather K" w:date="2026-08-24T01:40:00Z" w16du:dateUtc="2026-08-24T06:40:00Z">
                <w:pPr>
                  <w:spacing w:after="240" w:line="480" w:lineRule="auto"/>
                  <w:jc w:val="both"/>
                </w:pPr>
              </w:pPrChange>
            </w:pPr>
            <w:ins w:id="1052" w:author="Bouzek,Heather K" w:date="2026-08-24T01:15:00Z">
              <w:r>
                <w:rPr>
                  <w:rFonts w:ascii="Times New Roman" w:eastAsia="Times New Roman" w:hAnsi="Times New Roman" w:cs="Times New Roman"/>
                  <w:sz w:val="20"/>
                  <w:szCs w:val="20"/>
                  <w:lang w:val="en-US"/>
                  <w:rPrChange w:id="1053" w:author="Bouzek,Heather K" w:date="2026-08-24T01:27:00Z" w16du:dateUtc="2026-08-24T06:27:00Z">
                    <w:rPr>
                      <w:rFonts w:ascii="Times New Roman" w:eastAsia="Times New Roman" w:hAnsi="Times New Roman" w:cs="Times New Roman"/>
                      <w:sz w:val="24"/>
                      <w:szCs w:val="24"/>
                      <w:lang w:val="en-US"/>
                    </w:rPr>
                  </w:rPrChange>
                </w:rPr>
                <w:t>0 in all tests</w:t>
              </w:r>
            </w:ins>
          </w:p>
        </w:tc>
        <w:tc>
          <w:tcPr>
            <w:tcW w:w="3080" w:type="dxa"/>
            <w:shd w:val="clear" w:color="auto" w:fill="F2F2F2"/>
            <w:tcMar>
              <w:top w:w="80" w:type="dxa"/>
              <w:left w:w="100" w:type="dxa"/>
              <w:bottom w:w="80" w:type="dxa"/>
              <w:right w:w="100" w:type="dxa"/>
            </w:tcMar>
          </w:tcPr>
          <w:p w14:paraId="6AE95BA4" w14:textId="77777777" w:rsidR="00194E18" w:rsidRPr="00A41A82" w:rsidRDefault="00194E18">
            <w:pPr>
              <w:spacing w:after="240" w:line="480" w:lineRule="auto"/>
              <w:rPr>
                <w:ins w:id="1054" w:author="Bouzek,Heather K" w:date="2026-08-24T01:15:00Z"/>
                <w:rFonts w:ascii="Times New Roman" w:eastAsia="Times New Roman" w:hAnsi="Times New Roman" w:cs="Times New Roman"/>
                <w:sz w:val="20"/>
                <w:szCs w:val="20"/>
                <w:lang w:val="en-US"/>
                <w:rPrChange w:id="1055" w:author="Bouzek,Heather K" w:date="2026-08-24T01:27:00Z" w16du:dateUtc="2026-08-24T06:27:00Z">
                  <w:rPr>
                    <w:ins w:id="1056" w:author="Bouzek,Heather K" w:date="2026-08-24T01:15:00Z"/>
                    <w:rFonts w:ascii="Times New Roman" w:eastAsia="Times New Roman" w:hAnsi="Times New Roman" w:cs="Times New Roman"/>
                    <w:sz w:val="24"/>
                    <w:szCs w:val="24"/>
                    <w:lang w:val="en-US"/>
                  </w:rPr>
                </w:rPrChange>
              </w:rPr>
              <w:pPrChange w:id="1057" w:author="Bouzek,Heather K" w:date="2026-08-24T01:40:00Z" w16du:dateUtc="2026-08-24T06:40:00Z">
                <w:pPr>
                  <w:spacing w:after="240" w:line="480" w:lineRule="auto"/>
                  <w:jc w:val="both"/>
                </w:pPr>
              </w:pPrChange>
            </w:pPr>
            <w:ins w:id="1058" w:author="Bouzek,Heather K" w:date="2026-08-24T01:15:00Z">
              <w:r>
                <w:rPr>
                  <w:rFonts w:ascii="Times New Roman" w:eastAsia="Times New Roman" w:hAnsi="Times New Roman" w:cs="Times New Roman"/>
                  <w:sz w:val="20"/>
                  <w:szCs w:val="20"/>
                  <w:lang w:val="en-US"/>
                  <w:rPrChange w:id="1059" w:author="Bouzek,Heather K" w:date="2026-08-24T01:27:00Z" w16du:dateUtc="2026-08-24T06:27:00Z">
                    <w:rPr>
                      <w:rFonts w:ascii="Times New Roman" w:eastAsia="Times New Roman" w:hAnsi="Times New Roman" w:cs="Times New Roman"/>
                      <w:sz w:val="24"/>
                      <w:szCs w:val="24"/>
                      <w:lang w:val="en-US"/>
                    </w:rPr>
                  </w:rPrChange>
                </w:rPr>
                <w:t>0 in all tests</w:t>
              </w:r>
            </w:ins>
          </w:p>
        </w:tc>
      </w:tr>
      <w:tr w:rsidR="00194E18" w:rsidRPr="00194E18" w14:paraId="30617268" w14:textId="77777777" w:rsidTr="00415861">
        <w:trPr>
          <w:cantSplit/>
          <w:ins w:id="1060" w:author="Bouzek,Heather K" w:date="2026-08-24T01:15:00Z"/>
        </w:trPr>
        <w:tc>
          <w:tcPr>
            <w:tcW w:w="3200" w:type="dxa"/>
            <w:tcMar>
              <w:top w:w="80" w:type="dxa"/>
              <w:left w:w="100" w:type="dxa"/>
              <w:bottom w:w="80" w:type="dxa"/>
              <w:right w:w="100" w:type="dxa"/>
            </w:tcMar>
          </w:tcPr>
          <w:p w14:paraId="28139AF6" w14:textId="77777777" w:rsidR="00194E18" w:rsidRPr="00A41A82" w:rsidRDefault="00194E18">
            <w:pPr>
              <w:spacing w:after="240" w:line="480" w:lineRule="auto"/>
              <w:rPr>
                <w:ins w:id="1061" w:author="Bouzek,Heather K" w:date="2026-08-24T01:15:00Z"/>
                <w:rFonts w:ascii="Times New Roman" w:eastAsia="Times New Roman" w:hAnsi="Times New Roman" w:cs="Times New Roman"/>
                <w:sz w:val="20"/>
                <w:szCs w:val="20"/>
                <w:lang w:val="en-US"/>
                <w:rPrChange w:id="1062" w:author="Bouzek,Heather K" w:date="2026-08-24T01:27:00Z" w16du:dateUtc="2026-08-24T06:27:00Z">
                  <w:rPr>
                    <w:ins w:id="1063" w:author="Bouzek,Heather K" w:date="2026-08-24T01:15:00Z"/>
                    <w:rFonts w:ascii="Times New Roman" w:eastAsia="Times New Roman" w:hAnsi="Times New Roman" w:cs="Times New Roman"/>
                    <w:sz w:val="24"/>
                    <w:szCs w:val="24"/>
                    <w:lang w:val="en-US"/>
                  </w:rPr>
                </w:rPrChange>
              </w:rPr>
              <w:pPrChange w:id="1064" w:author="Bouzek,Heather K" w:date="2026-08-24T01:40:00Z" w16du:dateUtc="2026-08-24T06:40:00Z">
                <w:pPr>
                  <w:spacing w:after="240" w:line="480" w:lineRule="auto"/>
                  <w:jc w:val="both"/>
                </w:pPr>
              </w:pPrChange>
            </w:pPr>
            <w:ins w:id="1065" w:author="Bouzek,Heather K" w:date="2026-08-24T01:15:00Z">
              <w:r>
                <w:rPr>
                  <w:rFonts w:ascii="Times New Roman" w:eastAsia="Times New Roman" w:hAnsi="Times New Roman" w:cs="Times New Roman"/>
                  <w:sz w:val="20"/>
                  <w:szCs w:val="20"/>
                  <w:lang w:val="en-US"/>
                  <w:rPrChange w:id="1066" w:author="Bouzek,Heather K" w:date="2026-08-24T01:27:00Z" w16du:dateUtc="2026-08-24T06:27:00Z">
                    <w:rPr>
                      <w:rFonts w:ascii="Times New Roman" w:eastAsia="Times New Roman" w:hAnsi="Times New Roman" w:cs="Times New Roman"/>
                      <w:sz w:val="24"/>
                      <w:szCs w:val="24"/>
                      <w:lang w:val="en-US"/>
                    </w:rPr>
                  </w:rPrChange>
                </w:rPr>
                <w:t>Behavior on an unresolvable site mid-run</w:t>
              </w:r>
            </w:ins>
          </w:p>
        </w:tc>
        <w:tc>
          <w:tcPr>
            <w:tcW w:w="3080" w:type="dxa"/>
            <w:tcMar>
              <w:top w:w="80" w:type="dxa"/>
              <w:left w:w="100" w:type="dxa"/>
              <w:bottom w:w="80" w:type="dxa"/>
              <w:right w:w="100" w:type="dxa"/>
            </w:tcMar>
          </w:tcPr>
          <w:p w14:paraId="132CA10B" w14:textId="77777777" w:rsidR="00194E18" w:rsidRPr="00A41A82" w:rsidRDefault="00194E18">
            <w:pPr>
              <w:spacing w:after="240" w:line="480" w:lineRule="auto"/>
              <w:rPr>
                <w:ins w:id="1067" w:author="Bouzek,Heather K" w:date="2026-08-24T01:15:00Z"/>
                <w:rFonts w:ascii="Times New Roman" w:eastAsia="Times New Roman" w:hAnsi="Times New Roman" w:cs="Times New Roman"/>
                <w:sz w:val="20"/>
                <w:szCs w:val="20"/>
                <w:lang w:val="en-US"/>
                <w:rPrChange w:id="1068" w:author="Bouzek,Heather K" w:date="2026-08-24T01:27:00Z" w16du:dateUtc="2026-08-24T06:27:00Z">
                  <w:rPr>
                    <w:ins w:id="1069" w:author="Bouzek,Heather K" w:date="2026-08-24T01:15:00Z"/>
                    <w:rFonts w:ascii="Times New Roman" w:eastAsia="Times New Roman" w:hAnsi="Times New Roman" w:cs="Times New Roman"/>
                    <w:sz w:val="24"/>
                    <w:szCs w:val="24"/>
                    <w:lang w:val="en-US"/>
                  </w:rPr>
                </w:rPrChange>
              </w:rPr>
              <w:pPrChange w:id="1070" w:author="Bouzek,Heather K" w:date="2026-08-24T01:40:00Z" w16du:dateUtc="2026-08-24T06:40:00Z">
                <w:pPr>
                  <w:spacing w:after="240" w:line="480" w:lineRule="auto"/>
                  <w:jc w:val="both"/>
                </w:pPr>
              </w:pPrChange>
            </w:pPr>
            <w:ins w:id="1071" w:author="Bouzek,Heather K" w:date="2026-08-24T01:15:00Z">
              <w:r>
                <w:rPr>
                  <w:rFonts w:ascii="Times New Roman" w:eastAsia="Times New Roman" w:hAnsi="Times New Roman" w:cs="Times New Roman"/>
                  <w:sz w:val="20"/>
                  <w:szCs w:val="20"/>
                  <w:lang w:val="en-US"/>
                  <w:rPrChange w:id="1072" w:author="Bouzek,Heather K" w:date="2026-08-24T01:27:00Z" w16du:dateUtc="2026-08-24T06:27:00Z">
                    <w:rPr>
                      <w:rFonts w:ascii="Times New Roman" w:eastAsia="Times New Roman" w:hAnsi="Times New Roman" w:cs="Times New Roman"/>
                      <w:sz w:val="24"/>
                      <w:szCs w:val="24"/>
                      <w:lang w:val="en-US"/>
                    </w:rPr>
                  </w:rPrChange>
                </w:rPr>
                <w:t>Completes, reports the one unresolved site, returns full sequence</w:t>
              </w:r>
            </w:ins>
          </w:p>
        </w:tc>
        <w:tc>
          <w:tcPr>
            <w:tcW w:w="3080" w:type="dxa"/>
            <w:tcMar>
              <w:top w:w="80" w:type="dxa"/>
              <w:left w:w="100" w:type="dxa"/>
              <w:bottom w:w="80" w:type="dxa"/>
              <w:right w:w="100" w:type="dxa"/>
            </w:tcMar>
          </w:tcPr>
          <w:p w14:paraId="322AD606" w14:textId="77777777" w:rsidR="00194E18" w:rsidRPr="00A41A82" w:rsidRDefault="00194E18">
            <w:pPr>
              <w:spacing w:after="240" w:line="480" w:lineRule="auto"/>
              <w:rPr>
                <w:ins w:id="1073" w:author="Bouzek,Heather K" w:date="2026-08-24T01:15:00Z"/>
                <w:rFonts w:ascii="Times New Roman" w:eastAsia="Times New Roman" w:hAnsi="Times New Roman" w:cs="Times New Roman"/>
                <w:sz w:val="20"/>
                <w:szCs w:val="20"/>
                <w:lang w:val="en-US"/>
                <w:rPrChange w:id="1074" w:author="Bouzek,Heather K" w:date="2026-08-24T01:27:00Z" w16du:dateUtc="2026-08-24T06:27:00Z">
                  <w:rPr>
                    <w:ins w:id="1075" w:author="Bouzek,Heather K" w:date="2026-08-24T01:15:00Z"/>
                    <w:rFonts w:ascii="Times New Roman" w:eastAsia="Times New Roman" w:hAnsi="Times New Roman" w:cs="Times New Roman"/>
                    <w:sz w:val="24"/>
                    <w:szCs w:val="24"/>
                    <w:lang w:val="en-US"/>
                  </w:rPr>
                </w:rPrChange>
              </w:rPr>
              <w:pPrChange w:id="1076" w:author="Bouzek,Heather K" w:date="2026-08-24T01:40:00Z" w16du:dateUtc="2026-08-24T06:40:00Z">
                <w:pPr>
                  <w:spacing w:after="240" w:line="480" w:lineRule="auto"/>
                  <w:jc w:val="both"/>
                </w:pPr>
              </w:pPrChange>
            </w:pPr>
            <w:ins w:id="1077" w:author="Bouzek,Heather K" w:date="2026-08-24T01:15:00Z">
              <w:r>
                <w:rPr>
                  <w:rFonts w:ascii="Times New Roman" w:eastAsia="Times New Roman" w:hAnsi="Times New Roman" w:cs="Times New Roman"/>
                  <w:sz w:val="20"/>
                  <w:szCs w:val="20"/>
                  <w:lang w:val="en-US"/>
                  <w:rPrChange w:id="1078" w:author="Bouzek,Heather K" w:date="2026-08-24T01:27:00Z" w16du:dateUtc="2026-08-24T06:27:00Z">
                    <w:rPr>
                      <w:rFonts w:ascii="Times New Roman" w:eastAsia="Times New Roman" w:hAnsi="Times New Roman" w:cs="Times New Roman"/>
                      <w:sz w:val="24"/>
                      <w:szCs w:val="24"/>
                      <w:lang w:val="en-US"/>
                    </w:rPr>
                  </w:rPrChange>
                </w:rPr>
                <w:t>Aborts the entire run; no output sequence</w:t>
              </w:r>
            </w:ins>
          </w:p>
        </w:tc>
      </w:tr>
    </w:tbl>
    <w:p w14:paraId="08DB661C" w14:textId="77777777" w:rsidR="00194E18" w:rsidRDefault="00194E18">
      <w:pPr>
        <w:spacing w:after="240" w:line="480" w:lineRule="auto"/>
        <w:jc w:val="both"/>
        <w:rPr>
          <w:rFonts w:ascii="Times New Roman" w:eastAsia="Times New Roman" w:hAnsi="Times New Roman" w:cs="Times New Roman"/>
          <w:sz w:val="24"/>
          <w:szCs w:val="24"/>
          <w:lang w:val="en-US"/>
        </w:rPr>
        <w:pPrChange w:id="1079" w:author="Bouzek,Heather K" w:date="2026-08-24T01:06:00Z" w16du:dateUtc="2026-08-24T06:06:00Z">
          <w:pPr>
            <w:suppressLineNumbers/>
            <w:spacing w:line="480" w:lineRule="auto"/>
            <w:jc w:val="both"/>
          </w:pPr>
        </w:pPrChange>
      </w:pPr>
    </w:p>
    <w:p w14:paraId="1202F66D" w14:textId="5D60643A" w:rsidR="001C3442" w:rsidRPr="00102C76" w:rsidRDefault="007F153B" w:rsidP="00102C76">
      <w:pPr>
        <w:spacing w:line="480" w:lineRule="auto"/>
        <w:jc w:val="both"/>
      </w:pPr>
      <w:r>
        <w:rPr>
          <w:rFonts w:ascii="Times New Roman" w:eastAsia="Times New Roman" w:hAnsi="Times New Roman" w:cs="Times New Roman"/>
          <w:b/>
          <w:bCs/>
          <w:sz w:val="24"/>
          <w:szCs w:val="24"/>
        </w:rPr>
        <w:t>Designing an RM-silent replicon for 18</w:t>
      </w:r>
      <w:ins w:id="1080" w:author="Bouzek,Heather K" w:date="2026-08-24T01:12:00Z" w16du:dateUtc="2026-08-24T06:12:00Z">
        <w:r>
          <w:rPr>
            <w:rFonts w:ascii="Times New Roman" w:eastAsia="Times New Roman" w:hAnsi="Times New Roman" w:cs="Times New Roman"/>
            <w:b/>
            <w:bCs/>
            <w:sz w:val="24"/>
            <w:szCs w:val="24"/>
          </w:rPr>
          <w:t>3</w:t>
        </w:r>
      </w:ins>
      <w:del w:id="1081" w:author="Bouzek,Heather K" w:date="2026-08-24T01:12:00Z" w16du:dateUtc="2026-08-24T06:12:00Z">
        <w:r>
          <w:rPr>
            <w:rFonts w:ascii="Times New Roman" w:eastAsia="Times New Roman" w:hAnsi="Times New Roman" w:cs="Times New Roman"/>
            <w:b/>
            <w:bCs/>
            <w:sz w:val="24"/>
            <w:szCs w:val="24"/>
          </w:rPr>
          <w:delText>0</w:delText>
        </w:r>
      </w:del>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i/>
          <w:iCs/>
          <w:sz w:val="24"/>
          <w:szCs w:val="24"/>
        </w:rPr>
        <w:t xml:space="preserve">Staphylococcus aureus </w:t>
      </w:r>
      <w:r>
        <w:rPr>
          <w:rFonts w:ascii="Times New Roman" w:eastAsia="Times New Roman" w:hAnsi="Times New Roman" w:cs="Times New Roman"/>
          <w:b/>
          <w:bCs/>
          <w:sz w:val="24"/>
          <w:szCs w:val="24"/>
        </w:rPr>
        <w:t>strains spanning 21 clonal complexes</w:t>
      </w:r>
    </w:p>
    <w:p w14:paraId="44CCC94E" w14:textId="353F2948" w:rsidR="008C468A" w:rsidRDefault="00D548A1" w:rsidP="00721832">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test the utility of SyToGen under conditions where manual RM-silencing is infeasible, we validated its scalability using a deliberately challenging test case.</w:t>
      </w:r>
      <w:r>
        <w:rPr>
          <w:lang w:val="en-US"/>
        </w:rPr>
        <w:t xml:space="preserve"> </w:t>
      </w:r>
      <w:r>
        <w:rPr>
          <w:rFonts w:ascii="Times New Roman" w:eastAsia="Times New Roman" w:hAnsi="Times New Roman" w:cs="Times New Roman"/>
          <w:sz w:val="24"/>
          <w:szCs w:val="24"/>
          <w:lang w:val="en-US"/>
        </w:rPr>
        <w:t xml:space="preserve">We sought to engineer a single RM-silent replicative plasmid that could be compatible with the highly variable RM landscapes of more than </w:t>
      </w:r>
      <w:r>
        <w:rPr>
          <w:rFonts w:ascii="Times New Roman" w:eastAsia="Times New Roman" w:hAnsi="Times New Roman" w:cs="Times New Roman"/>
          <w:sz w:val="24"/>
          <w:szCs w:val="24"/>
          <w:highlight w:val="yellow"/>
          <w:lang w:val="en-US"/>
        </w:rPr>
        <w:t>18</w:t>
      </w:r>
      <w:ins w:id="1082" w:author="Bouzek,Heather K" w:date="2026-08-24T01:12:00Z" w16du:dateUtc="2026-08-24T06:12:00Z">
        <w:r>
          <w:rPr>
            <w:rFonts w:ascii="Times New Roman" w:eastAsia="Times New Roman" w:hAnsi="Times New Roman" w:cs="Times New Roman"/>
            <w:sz w:val="24"/>
            <w:szCs w:val="24"/>
            <w:highlight w:val="yellow"/>
            <w:lang w:val="en-US"/>
          </w:rPr>
          <w:t>3</w:t>
        </w:r>
      </w:ins>
      <w:del w:id="1083" w:author="Bouzek,Heather K" w:date="2026-08-24T01:12:00Z" w16du:dateUtc="2026-08-24T06:12:00Z">
        <w:r>
          <w:rPr>
            <w:rFonts w:ascii="Times New Roman" w:eastAsia="Times New Roman" w:hAnsi="Times New Roman" w:cs="Times New Roman"/>
            <w:sz w:val="24"/>
            <w:szCs w:val="24"/>
            <w:highlight w:val="yellow"/>
            <w:lang w:val="en-US"/>
          </w:rPr>
          <w:delText>0</w:delText>
        </w:r>
      </w:del>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Staphylococcus aureus</w:t>
      </w:r>
      <w:r>
        <w:rPr>
          <w:rFonts w:ascii="Times New Roman" w:eastAsia="Times New Roman" w:hAnsi="Times New Roman" w:cs="Times New Roman"/>
          <w:sz w:val="24"/>
          <w:szCs w:val="24"/>
          <w:lang w:val="en-US"/>
        </w:rPr>
        <w:t xml:space="preserve"> isolates spanning </w:t>
      </w:r>
      <w:r>
        <w:rPr>
          <w:rFonts w:ascii="Times New Roman" w:eastAsia="Times New Roman" w:hAnsi="Times New Roman" w:cs="Times New Roman"/>
          <w:sz w:val="24"/>
          <w:szCs w:val="24"/>
          <w:highlight w:val="yellow"/>
          <w:lang w:val="en-US"/>
        </w:rPr>
        <w:t>21</w:t>
      </w:r>
      <w:r>
        <w:rPr>
          <w:rFonts w:ascii="Times New Roman" w:eastAsia="Times New Roman" w:hAnsi="Times New Roman" w:cs="Times New Roman"/>
          <w:sz w:val="24"/>
          <w:szCs w:val="24"/>
          <w:lang w:val="en-US"/>
        </w:rPr>
        <w:t xml:space="preserve"> distinct clonal complexes (</w:t>
      </w:r>
      <w:r>
        <w:rPr>
          <w:rFonts w:ascii="Times New Roman" w:eastAsia="Times New Roman" w:hAnsi="Times New Roman" w:cs="Times New Roman"/>
          <w:b/>
          <w:bCs/>
          <w:sz w:val="24"/>
          <w:szCs w:val="24"/>
          <w:lang w:val="en-US"/>
        </w:rPr>
        <w:t>Supplementary Table 1</w:t>
      </w:r>
      <w:r>
        <w:rPr>
          <w:rFonts w:ascii="Times New Roman" w:eastAsia="Times New Roman" w:hAnsi="Times New Roman" w:cs="Times New Roman"/>
          <w:sz w:val="24"/>
          <w:szCs w:val="24"/>
          <w:lang w:val="en-US"/>
        </w:rPr>
        <w:t xml:space="preserve">). This scale combines extensive strain-to-strain </w:t>
      </w:r>
      <w:r>
        <w:rPr>
          <w:rFonts w:ascii="Times New Roman" w:eastAsia="Times New Roman" w:hAnsi="Times New Roman" w:cs="Times New Roman"/>
          <w:sz w:val="24"/>
          <w:szCs w:val="24"/>
          <w:lang w:val="en-US"/>
        </w:rPr>
        <w:lastRenderedPageBreak/>
        <w:t>motif heterogeneity with stringent functional constraints on the plasmid backbone (</w:t>
      </w:r>
      <w:r>
        <w:rPr>
          <w:rFonts w:ascii="Times New Roman" w:eastAsia="Times New Roman" w:hAnsi="Times New Roman" w:cs="Times New Roman"/>
          <w:b/>
          <w:bCs/>
          <w:sz w:val="24"/>
          <w:szCs w:val="24"/>
          <w:lang w:val="en-US"/>
        </w:rPr>
        <w:t>Fig. 2</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b/>
          <w:bCs/>
          <w:sz w:val="24"/>
          <w:szCs w:val="24"/>
          <w:lang w:val="en-US"/>
        </w:rPr>
        <w:t>Supplementary Table 2</w:t>
      </w:r>
      <w:r>
        <w:rPr>
          <w:rFonts w:ascii="Times New Roman" w:eastAsia="Times New Roman" w:hAnsi="Times New Roman" w:cs="Times New Roman"/>
          <w:sz w:val="24"/>
          <w:szCs w:val="24"/>
          <w:lang w:val="en-US"/>
        </w:rPr>
        <w:t xml:space="preserve">). </w:t>
      </w:r>
    </w:p>
    <w:p w14:paraId="2908289F" w14:textId="6706E355" w:rsidR="005F350D" w:rsidRDefault="001A4E9C" w:rsidP="005E543D">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Across publicly available </w:t>
      </w:r>
      <w:r>
        <w:rPr>
          <w:rFonts w:ascii="Times New Roman" w:eastAsia="Times New Roman" w:hAnsi="Times New Roman" w:cs="Times New Roman"/>
          <w:i/>
          <w:iCs/>
          <w:sz w:val="24"/>
          <w:szCs w:val="24"/>
          <w:lang w:val="en-US"/>
        </w:rPr>
        <w:t>S. aureus</w:t>
      </w:r>
      <w:r>
        <w:rPr>
          <w:rFonts w:ascii="Times New Roman" w:eastAsia="Times New Roman" w:hAnsi="Times New Roman" w:cs="Times New Roman"/>
          <w:sz w:val="24"/>
          <w:szCs w:val="24"/>
          <w:lang w:val="en-US"/>
        </w:rPr>
        <w:t xml:space="preserve"> genomes and methylomes, REBASE analysis identified a total of </w:t>
      </w:r>
      <w:r>
        <w:rPr>
          <w:rFonts w:ascii="Times New Roman" w:eastAsia="Times New Roman" w:hAnsi="Times New Roman" w:cs="Times New Roman"/>
          <w:sz w:val="24"/>
          <w:szCs w:val="24"/>
          <w:highlight w:val="yellow"/>
          <w:lang w:val="en-US"/>
        </w:rPr>
        <w:t>83 unique TSMs: 59 Type I, 22 Type II, one Type III RM system, and one Type IV restriction system, with up to seven TSMs per genome (</w:t>
      </w:r>
      <w:r>
        <w:rPr>
          <w:rFonts w:ascii="Times New Roman" w:eastAsia="Times New Roman" w:hAnsi="Times New Roman" w:cs="Times New Roman"/>
          <w:sz w:val="24"/>
          <w:szCs w:val="24"/>
          <w:lang w:val="en-US"/>
        </w:rPr>
        <w:t>mean of three per genome) (</w:t>
      </w:r>
      <w:r>
        <w:rPr>
          <w:rFonts w:ascii="Times New Roman" w:eastAsia="Times New Roman" w:hAnsi="Times New Roman" w:cs="Times New Roman"/>
          <w:b/>
          <w:bCs/>
          <w:sz w:val="24"/>
          <w:szCs w:val="24"/>
          <w:lang w:val="en-US"/>
        </w:rPr>
        <w:t>Fig. 2a, Supplementary Table 2</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Although most </w:t>
      </w:r>
      <w:del w:id="1084" w:author="Bouzek,Heather K" w:date="2026-08-23T23:58:00Z" w16du:dateUtc="2026-08-24T04:58:00Z">
        <w:r>
          <w:rPr>
            <w:rFonts w:ascii="Times New Roman" w:eastAsia="Times New Roman" w:hAnsi="Times New Roman" w:cs="Times New Roman"/>
            <w:sz w:val="24"/>
            <w:szCs w:val="24"/>
          </w:rPr>
          <w:delText>motifs</w:delText>
        </w:r>
      </w:del>
      <w:ins w:id="1085" w:author="Bouzek,Heather K" w:date="2026-08-23T23:58:00Z" w16du:dateUtc="2026-08-24T04:58:00Z">
        <w:r>
          <w:rPr>
            <w:rFonts w:ascii="Times New Roman" w:eastAsia="Times New Roman" w:hAnsi="Times New Roman" w:cs="Times New Roman"/>
            <w:sz w:val="24"/>
            <w:szCs w:val="24"/>
          </w:rPr>
          <w:t>motif</w:t>
        </w:r>
      </w:ins>
      <w:r>
        <w:rPr>
          <w:rFonts w:ascii="Times New Roman" w:eastAsia="Times New Roman" w:hAnsi="Times New Roman" w:cs="Times New Roman"/>
          <w:sz w:val="24"/>
          <w:szCs w:val="24"/>
          <w:lang w:val="en-US"/>
        </w:rPr>
        <w:t xml:space="preserve"> (61%) were detected in only one or two strain methylomes, several were more prevalent across the collection, including “AGGN</w:t>
      </w:r>
      <w:r>
        <w:rPr>
          <w:rFonts w:ascii="Times New Roman" w:eastAsia="Times New Roman" w:hAnsi="Times New Roman" w:cs="Times New Roman"/>
          <w:sz w:val="24"/>
          <w:szCs w:val="24"/>
          <w:vertAlign w:val="subscript"/>
          <w:lang w:val="en-US"/>
        </w:rPr>
        <w:t>5</w:t>
      </w:r>
      <w:r>
        <w:rPr>
          <w:rFonts w:ascii="Times New Roman" w:eastAsia="Times New Roman" w:hAnsi="Times New Roman" w:cs="Times New Roman"/>
          <w:sz w:val="24"/>
          <w:szCs w:val="24"/>
          <w:lang w:val="en-US"/>
        </w:rPr>
        <w:t>GAT” (Type I, present in 38% of methylomes), “CCAYN</w:t>
      </w:r>
      <w:r>
        <w:rPr>
          <w:rFonts w:ascii="Times New Roman" w:eastAsia="Times New Roman" w:hAnsi="Times New Roman" w:cs="Times New Roman"/>
          <w:sz w:val="24"/>
          <w:szCs w:val="24"/>
          <w:vertAlign w:val="subscript"/>
          <w:lang w:val="en-US"/>
        </w:rPr>
        <w:t>6</w:t>
      </w:r>
      <w:r>
        <w:rPr>
          <w:rFonts w:ascii="Times New Roman" w:eastAsia="Times New Roman" w:hAnsi="Times New Roman" w:cs="Times New Roman"/>
          <w:sz w:val="24"/>
          <w:szCs w:val="24"/>
          <w:lang w:val="en-US"/>
        </w:rPr>
        <w:t xml:space="preserve">TGT” (Type I, 35%), </w:t>
      </w:r>
      <w:r>
        <w:rPr>
          <w:rFonts w:ascii="Times New Roman" w:eastAsia="Times New Roman" w:hAnsi="Times New Roman" w:cs="Times New Roman"/>
          <w:sz w:val="24"/>
          <w:szCs w:val="24"/>
        </w:rPr>
        <w:t>and the unmodified SCNGS motif corresponding to the SauUSI Type IV restriction system (79%) (</w:t>
      </w:r>
      <w:r>
        <w:rPr>
          <w:rFonts w:ascii="Times New Roman" w:eastAsia="Times New Roman" w:hAnsi="Times New Roman" w:cs="Times New Roman"/>
          <w:b/>
          <w:bCs/>
          <w:sz w:val="24"/>
          <w:szCs w:val="24"/>
        </w:rPr>
        <w:t>Fig. 2b, Supplementary Table 2</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Consistent with previous observations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several </w:t>
      </w:r>
      <w:del w:id="1086" w:author="Bouzek,Heather K" w:date="2026-08-23T23:58:00Z" w16du:dateUtc="2026-08-24T04:58:00Z">
        <w:r>
          <w:rPr>
            <w:rFonts w:ascii="Times New Roman" w:eastAsia="Times New Roman" w:hAnsi="Times New Roman" w:cs="Times New Roman"/>
            <w:sz w:val="24"/>
            <w:szCs w:val="24"/>
            <w:lang w:val="en-US"/>
          </w:rPr>
          <w:delText>motifs</w:delText>
        </w:r>
      </w:del>
      <w:ins w:id="1087" w:author="Bouzek,Heather K" w:date="2026-08-23T23:58:00Z" w16du:dateUtc="2026-08-24T04:58:00Z">
        <w:r>
          <w:rPr>
            <w:rFonts w:ascii="Times New Roman" w:eastAsia="Times New Roman" w:hAnsi="Times New Roman" w:cs="Times New Roman"/>
            <w:sz w:val="24"/>
            <w:szCs w:val="24"/>
            <w:lang w:val="en-US"/>
          </w:rPr>
          <w:t>motif</w:t>
        </w:r>
      </w:ins>
      <w:r>
        <w:rPr>
          <w:rFonts w:ascii="Times New Roman" w:eastAsia="Times New Roman" w:hAnsi="Times New Roman" w:cs="Times New Roman"/>
          <w:sz w:val="24"/>
          <w:szCs w:val="24"/>
          <w:lang w:val="en-US"/>
        </w:rPr>
        <w:t xml:space="preserve"> were also conserved within clonal complexes, whereas eleven were lineage-specific and restricted to a single clonal complex (</w:t>
      </w:r>
      <w:r>
        <w:rPr>
          <w:rFonts w:ascii="Times New Roman" w:eastAsia="Times New Roman" w:hAnsi="Times New Roman" w:cs="Times New Roman"/>
          <w:b/>
          <w:bCs/>
          <w:sz w:val="24"/>
          <w:szCs w:val="24"/>
          <w:lang w:val="en-US"/>
        </w:rPr>
        <w:t>Fig. 2b</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b/>
          <w:bCs/>
          <w:sz w:val="24"/>
          <w:szCs w:val="24"/>
          <w:lang w:val="en-US"/>
        </w:rPr>
        <w:t>Supplementary Table 2</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Given the widespread genetic intractability or poor tractability of most isolates in this collection</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&lt;EndNote&gt;&lt;Cite&gt;&lt;Author&gt;Monk&lt;/Author&gt;&lt;Year&gt;2012&lt;/Year&gt;&lt;RecNum&gt;120&lt;/RecNum&gt;&lt;DisplayText&gt;&lt;style face="superscript"&gt;10,19&lt;/style&gt;&lt;/DisplayText&gt;&lt;record&gt;&lt;rec-number&gt;120&lt;/rec-number&gt;&lt;foreign-keys&gt;&lt;key app="EN" db-id="a2dwrpf27tdx0ie0a9uvve2ypf5xa9s0902d" timestamp="1780590988"&gt;120&lt;/key&gt;&lt;/foreign-keys&gt;&lt;ref-type name="Journal Article"&gt;17&lt;/ref-type&gt;&lt;contributors&gt;&lt;authors&gt;&lt;author&gt;Monk, Ian R&lt;/author&gt;&lt;author&gt;Foster, Timothy J&lt;/author&gt;&lt;/authors&gt;&lt;/contributors&gt;&lt;titles&gt;&lt;title&gt;Genetic manipulation of Staphylococci—breaking through the barrier&lt;/title&gt;&lt;secondary-title&gt;Frontiers in cellular and infection microbiology&lt;/secondary-title&gt;&lt;/titles&gt;&lt;periodical&gt;&lt;full-title&gt;Frontiers in cellular and infection microbiology&lt;/full-title&gt;&lt;/periodical&gt;&lt;pages&gt;49&lt;/pages&gt;&lt;volume&gt;2&lt;/volume&gt;&lt;dates&gt;&lt;year&gt;2012&lt;/year&gt;&lt;/dates&gt;&lt;isbn&gt;2235-2988&lt;/isbn&gt;&lt;urls&gt;&lt;/urls&gt;&lt;/record&gt;&lt;/Cite&gt;&lt;Cite&gt;&lt;Author&gt;Monk&lt;/Author&gt;&lt;Year&gt;2015&lt;/Year&gt;&lt;RecNum&gt;121&lt;/RecNum&gt;&lt;record&gt;&lt;rec-number&gt;121&lt;/rec-number&gt;&lt;foreign-keys&gt;&lt;key app="EN" db-id="a2dwrpf27tdx0ie0a9uvve2ypf5xa9s0902d" timestamp="1780591065"&gt;121&lt;/key&gt;&lt;/foreign-keys&gt;&lt;ref-type name="Journal Article"&gt;17&lt;/ref-type&gt;&lt;contributors&gt;&lt;authors&gt;&lt;author&gt;Monk, Ian R&lt;/author&gt;&lt;author&gt;Tree, Jai J&lt;/author&gt;&lt;author&gt;Howden, Benjamin P&lt;/author&gt;&lt;author&gt;Stinear, Timothy P&lt;/author&gt;&lt;author&gt;Foster, Timothy J&lt;/author&gt;&lt;/authors&gt;&lt;/contributors&gt;&lt;titles&gt;&lt;title&gt;Complete bypass of restriction systems for major Staphylococcus aureus lineages&lt;/title&gt;&lt;secondary-title&gt;MBio&lt;/secondary-title&gt;&lt;/titles&gt;&lt;periodical&gt;&lt;full-title&gt;MBio&lt;/full-title&gt;&lt;/periodical&gt;&lt;pages&gt;10.1128/mbio. 00308-15&lt;/pages&gt;&lt;volume&gt;6&lt;/volume&gt;&lt;number&gt;3&lt;/number&gt;&lt;dates&gt;&lt;year&gt;2015&lt;/year&gt;&lt;/dates&gt;&lt;isbn&gt;2161-2129&lt;/isbn&gt;&lt;urls&gt;&lt;/urls&gt;&lt;/record&gt;&lt;/Cite&gt;&lt;/EndNote&gt;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10,19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lang w:val="en-US"/>
        </w:rPr>
        <w:t>,</w:t>
      </w:r>
      <w:r>
        <w:t xml:space="preserve"> </w:t>
      </w:r>
      <w:r>
        <w:rPr>
          <w:rFonts w:ascii="Times New Roman" w:eastAsia="Times New Roman" w:hAnsi="Times New Roman" w:cs="Times New Roman"/>
          <w:sz w:val="24"/>
          <w:szCs w:val="24"/>
          <w:lang w:val="en-US"/>
        </w:rPr>
        <w:t xml:space="preserve">we aimed to generate a single plasmid that could permit competent-cell preparation and transformation efficiency protocols to be optimized independently of lineage- and strain-specific RM barriers. </w:t>
      </w:r>
    </w:p>
    <w:p w14:paraId="443C70CD" w14:textId="7DC36114" w:rsidR="00527650" w:rsidRPr="00EB426D" w:rsidRDefault="005020B2" w:rsidP="00D86574">
      <w:pPr>
        <w:pStyle w:val="Heading1"/>
        <w:spacing w:before="0"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lang w:val="en-US"/>
        </w:rPr>
        <w:t>To generate the starting backbone, we minimized the 6.9 kb</w:t>
      </w:r>
      <w:r>
        <w:rPr>
          <w:rFonts w:ascii="Times New Roman" w:eastAsia="Times New Roman" w:hAnsi="Times New Roman" w:cs="Times New Roman"/>
          <w:i/>
          <w:iCs/>
          <w:sz w:val="24"/>
          <w:szCs w:val="24"/>
          <w:lang w:val="en-US"/>
        </w:rPr>
        <w:t xml:space="preserve"> </w:t>
      </w:r>
      <w:r>
        <w:rPr>
          <w:rFonts w:ascii="Times New Roman" w:eastAsia="Times New Roman" w:hAnsi="Times New Roman" w:cs="Times New Roman"/>
          <w:sz w:val="24"/>
          <w:szCs w:val="24"/>
          <w:lang w:val="en-US"/>
        </w:rPr>
        <w:t xml:space="preserve">plasmid pEPSA5 by removing superfluous regions, including the </w:t>
      </w:r>
      <w:r>
        <w:rPr>
          <w:rFonts w:ascii="Times New Roman" w:eastAsia="Times New Roman" w:hAnsi="Times New Roman" w:cs="Times New Roman"/>
          <w:i/>
          <w:iCs/>
          <w:sz w:val="24"/>
          <w:szCs w:val="24"/>
          <w:lang w:val="en-US"/>
        </w:rPr>
        <w:t>E. coli</w:t>
      </w:r>
      <w:r>
        <w:rPr>
          <w:rFonts w:ascii="Times New Roman" w:eastAsia="Times New Roman" w:hAnsi="Times New Roman" w:cs="Times New Roman"/>
          <w:sz w:val="24"/>
          <w:szCs w:val="24"/>
          <w:lang w:val="en-US"/>
        </w:rPr>
        <w:t xml:space="preserve"> replicon, the ampicillin resistance cassette for selection in </w:t>
      </w:r>
      <w:r>
        <w:rPr>
          <w:rFonts w:ascii="Times New Roman" w:eastAsia="Times New Roman" w:hAnsi="Times New Roman" w:cs="Times New Roman"/>
          <w:i/>
          <w:iCs/>
          <w:sz w:val="24"/>
          <w:szCs w:val="24"/>
          <w:lang w:val="en-US"/>
        </w:rPr>
        <w:t>E. coli</w:t>
      </w:r>
      <w:r>
        <w:rPr>
          <w:rFonts w:ascii="Times New Roman" w:eastAsia="Times New Roman" w:hAnsi="Times New Roman" w:cs="Times New Roman"/>
          <w:sz w:val="24"/>
          <w:szCs w:val="24"/>
          <w:lang w:val="en-US"/>
        </w:rPr>
        <w:t xml:space="preserve">, and the Pxt5 xylose-inducible regulon (T5X promoter and XylR repressor) </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Fig. 3a</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Th</w:t>
      </w:r>
      <w:r>
        <w:rPr>
          <w:rFonts w:ascii="Times New Roman" w:eastAsia="Times New Roman" w:hAnsi="Times New Roman" w:cs="Times New Roman"/>
          <w:sz w:val="24"/>
          <w:szCs w:val="24"/>
        </w:rPr>
        <w:t xml:space="preserve">e remaining </w:t>
      </w:r>
      <w:r>
        <w:rPr>
          <w:rFonts w:ascii="Times New Roman" w:eastAsia="Times New Roman" w:hAnsi="Times New Roman" w:cs="Times New Roman"/>
          <w:i/>
          <w:iCs/>
          <w:sz w:val="24"/>
          <w:szCs w:val="24"/>
        </w:rPr>
        <w:t>Staphylococcus</w:t>
      </w:r>
      <w:r>
        <w:rPr>
          <w:rFonts w:ascii="Times New Roman" w:eastAsia="Times New Roman" w:hAnsi="Times New Roman" w:cs="Times New Roman"/>
          <w:sz w:val="24"/>
          <w:szCs w:val="24"/>
        </w:rPr>
        <w:t xml:space="preserve"> RepRC-pC194 replicon and chloramphenicol (Cm) cassette were transferred onto the minicircle parental plasmid (pMC-PP, </w:t>
      </w:r>
      <w:r>
        <w:rPr>
          <w:rFonts w:ascii="Times New Roman" w:eastAsia="Times New Roman" w:hAnsi="Times New Roman" w:cs="Times New Roman"/>
          <w:b/>
          <w:bCs/>
          <w:sz w:val="24"/>
          <w:szCs w:val="24"/>
        </w:rPr>
        <w:t>Fig. 3a</w:t>
      </w:r>
      <w:r>
        <w:rPr>
          <w:rFonts w:ascii="Times New Roman" w:eastAsia="Times New Roman" w:hAnsi="Times New Roman" w:cs="Times New Roman"/>
          <w:sz w:val="24"/>
          <w:szCs w:val="24"/>
        </w:rPr>
        <w:t xml:space="preserve">). Following propagation of the parental pMC construct in a minicircle-producing </w:t>
      </w:r>
      <w:r>
        <w:rPr>
          <w:rFonts w:ascii="Times New Roman" w:eastAsia="Times New Roman" w:hAnsi="Times New Roman" w:cs="Times New Roman"/>
          <w:i/>
          <w:iCs/>
          <w:sz w:val="24"/>
          <w:szCs w:val="24"/>
        </w:rPr>
        <w:t>E. coli</w:t>
      </w:r>
      <w:r>
        <w:rPr>
          <w:rFonts w:ascii="Times New Roman" w:eastAsia="Times New Roman" w:hAnsi="Times New Roman" w:cs="Times New Roman"/>
          <w:sz w:val="24"/>
          <w:szCs w:val="24"/>
        </w:rPr>
        <w:t xml:space="preserve"> strain</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 induction of site-specific recombination excised the pMC </w:t>
      </w:r>
      <w:r>
        <w:rPr>
          <w:rFonts w:ascii="Times New Roman" w:eastAsia="Times New Roman" w:hAnsi="Times New Roman" w:cs="Times New Roman"/>
          <w:i/>
          <w:iCs/>
          <w:sz w:val="24"/>
          <w:szCs w:val="24"/>
        </w:rPr>
        <w:t>E. coli</w:t>
      </w:r>
      <w:r>
        <w:rPr>
          <w:rFonts w:ascii="Times New Roman" w:eastAsia="Times New Roman" w:hAnsi="Times New Roman" w:cs="Times New Roman"/>
          <w:sz w:val="24"/>
          <w:szCs w:val="24"/>
        </w:rPr>
        <w:t xml:space="preserve"> replicon and associated backbone sequences, </w:t>
      </w:r>
      <w:r>
        <w:rPr>
          <w:rFonts w:ascii="Times New Roman" w:eastAsia="Times New Roman" w:hAnsi="Times New Roman" w:cs="Times New Roman"/>
          <w:sz w:val="24"/>
          <w:szCs w:val="24"/>
          <w:lang w:val="en-US"/>
        </w:rPr>
        <w:t xml:space="preserve">yielding a compact 2.6 kb construct that retained only the elements required for replication and selection in </w:t>
      </w:r>
      <w:r>
        <w:rPr>
          <w:rFonts w:ascii="Times New Roman" w:eastAsia="Times New Roman" w:hAnsi="Times New Roman" w:cs="Times New Roman"/>
          <w:i/>
          <w:iCs/>
          <w:sz w:val="24"/>
          <w:szCs w:val="24"/>
          <w:lang w:val="en-US"/>
        </w:rPr>
        <w:t>Staphylococcus.</w:t>
      </w:r>
      <w:r>
        <w:rPr>
          <w:rFonts w:ascii="Times New Roman" w:eastAsia="Times New Roman" w:hAnsi="Times New Roman" w:cs="Times New Roman"/>
          <w:sz w:val="24"/>
          <w:szCs w:val="24"/>
          <w:lang w:val="en-US"/>
        </w:rPr>
        <w:t xml:space="preserve"> We designated this construct “pScout”, reflecting its role in scouting tractability and transformation conditions across new </w:t>
      </w:r>
      <w:r>
        <w:rPr>
          <w:rFonts w:ascii="Times New Roman" w:eastAsia="Times New Roman" w:hAnsi="Times New Roman" w:cs="Times New Roman"/>
          <w:sz w:val="24"/>
          <w:szCs w:val="24"/>
          <w:lang w:val="en-US"/>
        </w:rPr>
        <w:lastRenderedPageBreak/>
        <w:t xml:space="preserve">isolates. We then applied SyToGen to redesign pScout into an RM-silent version (pScoutSynX) by accounting for all Type I-III TSMs detected across the </w:t>
      </w:r>
      <w:r>
        <w:rPr>
          <w:rFonts w:ascii="Times New Roman" w:eastAsia="Times New Roman" w:hAnsi="Times New Roman" w:cs="Times New Roman"/>
          <w:i/>
          <w:iCs/>
          <w:sz w:val="24"/>
          <w:szCs w:val="24"/>
          <w:lang w:val="en-US"/>
        </w:rPr>
        <w:t>S. aureus</w:t>
      </w:r>
      <w:r>
        <w:rPr>
          <w:rFonts w:ascii="Times New Roman" w:eastAsia="Times New Roman" w:hAnsi="Times New Roman" w:cs="Times New Roman"/>
          <w:sz w:val="24"/>
          <w:szCs w:val="24"/>
          <w:lang w:val="en-US"/>
        </w:rPr>
        <w:t xml:space="preserve"> collection (</w:t>
      </w:r>
      <w:r>
        <w:rPr>
          <w:rFonts w:ascii="Times New Roman" w:eastAsia="Times New Roman" w:hAnsi="Times New Roman" w:cs="Times New Roman"/>
          <w:b/>
          <w:bCs/>
          <w:sz w:val="24"/>
          <w:szCs w:val="24"/>
          <w:lang w:val="en-US"/>
        </w:rPr>
        <w:t>Fig. 2, Fig. 3a</w:t>
      </w:r>
      <w:r>
        <w:rPr>
          <w:rFonts w:ascii="Times New Roman" w:eastAsia="Times New Roman" w:hAnsi="Times New Roman" w:cs="Times New Roman"/>
          <w:sz w:val="24"/>
          <w:szCs w:val="24"/>
          <w:lang w:val="en-US"/>
        </w:rPr>
        <w:t>). Because the Type IV SauUSI system targets Dcm-methylated cytosine residues (</w:t>
      </w:r>
      <w:r>
        <w:rPr>
          <w:rFonts w:ascii="Times New Roman" w:eastAsia="Times New Roman" w:hAnsi="Times New Roman" w:cs="Times New Roman"/>
          <w:sz w:val="24"/>
          <w:szCs w:val="24"/>
        </w:rPr>
        <w:t>S</w:t>
      </w:r>
      <w:r>
        <w:rPr>
          <w:rFonts w:ascii="Times New Roman" w:eastAsia="Times New Roman" w:hAnsi="Times New Roman" w:cs="Times New Roman"/>
          <w:sz w:val="24"/>
          <w:szCs w:val="24"/>
          <w:vertAlign w:val="superscript"/>
        </w:rPr>
        <w:t>m5</w:t>
      </w:r>
      <w:r>
        <w:rPr>
          <w:rFonts w:ascii="Times New Roman" w:eastAsia="Times New Roman" w:hAnsi="Times New Roman" w:cs="Times New Roman"/>
          <w:sz w:val="24"/>
          <w:szCs w:val="24"/>
        </w:rPr>
        <w:t>CNGS)</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&lt;EndNote&gt;&lt;Cite&gt;&lt;Author&gt;Xu&lt;/Author&gt;&lt;Year&gt;2011&lt;/Year&gt;&lt;RecNum&gt;125&lt;/RecNum&gt;&lt;DisplayText&gt;&lt;style face="superscript"&gt;29&lt;/style&gt;&lt;/DisplayText&gt;&lt;record&gt;&lt;rec-number&gt;125&lt;/rec-number&gt;&lt;foreign-keys&gt;&lt;key app="EN" db-id="a2dwrpf27tdx0ie0a9uvve2ypf5xa9s0902d" timestamp="1780592358"&gt;125&lt;/key&gt;&lt;/foreign-keys&gt;&lt;ref-type name="Journal Article"&gt;17&lt;/ref-type&gt;&lt;contributors&gt;&lt;authors&gt;&lt;author&gt;Xu, Shuang-yong&lt;/author&gt;&lt;author&gt;Corvaglia, Anna R&lt;/author&gt;&lt;author&gt;Chan, Siu-Hong&lt;/author&gt;&lt;author&gt;Zheng, Yu&lt;/author&gt;&lt;author&gt;Linder, Patrick&lt;/author&gt;&lt;/authors&gt;&lt;/contributors&gt;&lt;titles&gt;&lt;title&gt;A type IV modification-dependent restriction enzyme SauUSI from Staphylococcus aureus subsp. aureus USA300&lt;/title&gt;&lt;secondary-title&gt;Nucleic acids research&lt;/secondary-title&gt;&lt;/titles&gt;&lt;periodical&gt;&lt;full-title&gt;Nucleic acids research&lt;/full-title&gt;&lt;/periodical&gt;&lt;pages&gt;5597-5610&lt;/pages&gt;&lt;volume&gt;39&lt;/volume&gt;&lt;number&gt;13&lt;/number&gt;&lt;dates&gt;&lt;year&gt;2011&lt;/year&gt;&lt;/dates&gt;&lt;isbn&gt;1362-4962&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29</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these underlying </w:t>
      </w:r>
      <w:del w:id="1088" w:author="Bouzek,Heather K" w:date="2026-08-23T23:58:00Z" w16du:dateUtc="2026-08-24T04:58:00Z">
        <w:r>
          <w:rPr>
            <w:rFonts w:ascii="Times New Roman" w:eastAsia="Times New Roman" w:hAnsi="Times New Roman" w:cs="Times New Roman"/>
            <w:sz w:val="24"/>
            <w:szCs w:val="24"/>
            <w:lang w:val="en-US"/>
          </w:rPr>
          <w:delText>motifs</w:delText>
        </w:r>
      </w:del>
      <w:ins w:id="1089" w:author="Bouzek,Heather K" w:date="2026-08-23T23:58:00Z" w16du:dateUtc="2026-08-24T04:58:00Z">
        <w:r>
          <w:rPr>
            <w:rFonts w:ascii="Times New Roman" w:eastAsia="Times New Roman" w:hAnsi="Times New Roman" w:cs="Times New Roman"/>
            <w:sz w:val="24"/>
            <w:szCs w:val="24"/>
            <w:lang w:val="en-US"/>
          </w:rPr>
          <w:t>motif</w:t>
        </w:r>
      </w:ins>
      <w:r>
        <w:rPr>
          <w:rFonts w:ascii="Times New Roman" w:eastAsia="Times New Roman" w:hAnsi="Times New Roman" w:cs="Times New Roman"/>
          <w:sz w:val="24"/>
          <w:szCs w:val="24"/>
          <w:lang w:val="en-US"/>
        </w:rPr>
        <w:t xml:space="preserve"> were not sequence edited </w:t>
      </w:r>
      <w:r>
        <w:rPr>
          <w:rFonts w:ascii="Times New Roman" w:eastAsia="Times New Roman" w:hAnsi="Times New Roman" w:cs="Times New Roman"/>
          <w:sz w:val="24"/>
          <w:szCs w:val="24"/>
        </w:rPr>
        <w:t xml:space="preserve">and instead were addressed by propagating plasmid DNA in JMC1; a </w:t>
      </w:r>
      <w:r>
        <w:rPr>
          <w:rFonts w:ascii="Times New Roman" w:eastAsia="Times New Roman" w:hAnsi="Times New Roman" w:cs="Times New Roman"/>
          <w:i/>
          <w:iCs/>
          <w:sz w:val="24"/>
          <w:szCs w:val="24"/>
        </w:rPr>
        <w:t>dcm</w:t>
      </w:r>
      <w:r>
        <w:rPr>
          <w:rFonts w:ascii="Times New Roman" w:eastAsia="Times New Roman" w:hAnsi="Times New Roman" w:cs="Times New Roman"/>
          <w:sz w:val="24"/>
          <w:szCs w:val="24"/>
        </w:rPr>
        <w:t xml:space="preserve">-deficient minicircle producing </w:t>
      </w:r>
      <w:r>
        <w:rPr>
          <w:rFonts w:ascii="Times New Roman" w:eastAsia="Times New Roman" w:hAnsi="Times New Roman" w:cs="Times New Roman"/>
          <w:i/>
          <w:iCs/>
          <w:sz w:val="24"/>
          <w:szCs w:val="24"/>
        </w:rPr>
        <w:t>E. coli</w:t>
      </w:r>
      <w:r>
        <w:rPr>
          <w:rFonts w:ascii="Times New Roman" w:eastAsia="Times New Roman" w:hAnsi="Times New Roman" w:cs="Times New Roman"/>
          <w:sz w:val="24"/>
          <w:szCs w:val="24"/>
        </w:rPr>
        <w:t xml:space="preserve"> strain (</w:t>
      </w:r>
      <w:r>
        <w:rPr>
          <w:rFonts w:ascii="Times New Roman" w:eastAsia="Times New Roman" w:hAnsi="Times New Roman" w:cs="Times New Roman"/>
          <w:i/>
          <w:iCs/>
          <w:sz w:val="24"/>
          <w:szCs w:val="24"/>
          <w:lang w:val="en-US"/>
        </w:rPr>
        <w:t>dcm</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hsdM</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dam</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&lt;EndNote&gt;&lt;Cite&gt;&lt;Author&gt;Johnston&lt;/Author&gt;&lt;Year&gt;2019&lt;/Year&gt;&lt;RecNum&gt;65&lt;/RecNum&gt;&lt;DisplayText&gt;&lt;style face="superscript"&gt;8&lt;/style&gt;&lt;/DisplayText&gt;&lt;record&gt;&lt;rec-number&gt;65&lt;/rec-number&gt;&lt;foreign-keys&gt;&lt;key app="EN" db-id="a2dwrpf27tdx0ie0a9uvve2ypf5xa9s0902d" timestamp="1752858791"&gt;65&lt;/key&gt;&lt;/foreign-keys&gt;&lt;ref-type name="Journal Article"&gt;17&lt;/ref-type&gt;&lt;contributors&gt;&lt;authors&gt;&lt;author&gt;Johnston, Christopher D&lt;/author&gt;&lt;author&gt;Cotton, Sean L&lt;/author&gt;&lt;author&gt;Rittling, Susan R&lt;/author&gt;&lt;author&gt;Starr, Jacqueline R&lt;/author&gt;&lt;author&gt;Borisy, Gary G&lt;/author&gt;&lt;author&gt;Dewhirst, Floyd E&lt;/author&gt;&lt;author&gt;Lemon, Katherine P&lt;/author&gt;&lt;/authors&gt;&lt;/contributors&gt;&lt;titles&gt;&lt;title&gt;Systematic evasion of the restriction-modification barrier in bacteria&lt;/title&gt;&lt;secondary-title&gt;Proceedings of the National Academy of Sciences&lt;/secondary-title&gt;&lt;/titles&gt;&lt;periodical&gt;&lt;full-title&gt;Proceedings of the National Academy of Sciences&lt;/full-title&gt;&lt;/periodical&gt;&lt;pages&gt;11454-11459&lt;/pages&gt;&lt;volume&gt;116&lt;/volume&gt;&lt;number&gt;23&lt;/number&gt;&lt;dates&gt;&lt;year&gt;2019&lt;/year&gt;&lt;/dates&gt;&lt;isbn&gt;0027-8424&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lang w:val="en-US"/>
        </w:rPr>
        <w:t xml:space="preserve">. </w:t>
      </w:r>
    </w:p>
    <w:p w14:paraId="44D93763" w14:textId="053C312C" w:rsidR="00C06AD4" w:rsidRPr="00D766F3" w:rsidRDefault="007F153B" w:rsidP="00D766F3">
      <w:pPr>
        <w:spacing w:line="480" w:lineRule="auto"/>
        <w:ind w:firstLine="720"/>
        <w:jc w:val="both"/>
        <w:rPr>
          <w:rFonts w:ascii="Times New Roman" w:hAnsi="Times New Roman" w:cs="Times New Roman"/>
          <w:sz w:val="24"/>
          <w:szCs w:val="24"/>
          <w:lang w:val="en-US"/>
        </w:rPr>
      </w:pPr>
      <w:r>
        <w:rPr>
          <w:rFonts w:ascii="Times New Roman" w:eastAsia="Times New Roman" w:hAnsi="Times New Roman" w:cs="Times New Roman"/>
          <w:sz w:val="24"/>
          <w:szCs w:val="24"/>
          <w:lang w:val="en-US"/>
        </w:rPr>
        <w:t xml:space="preserve">The original pEPSA5 plasmid harbored </w:t>
      </w:r>
      <w:r>
        <w:rPr>
          <w:rFonts w:ascii="Times New Roman" w:eastAsia="Times New Roman" w:hAnsi="Times New Roman" w:cs="Times New Roman"/>
          <w:sz w:val="24"/>
          <w:szCs w:val="24"/>
          <w:highlight w:val="yellow"/>
          <w:lang w:val="en-US"/>
        </w:rPr>
        <w:t>215</w:t>
      </w:r>
      <w:r>
        <w:rPr>
          <w:rFonts w:ascii="Times New Roman" w:eastAsia="Times New Roman" w:hAnsi="Times New Roman" w:cs="Times New Roman"/>
          <w:sz w:val="24"/>
          <w:szCs w:val="24"/>
          <w:lang w:val="en-US"/>
        </w:rPr>
        <w:t xml:space="preserve"> motif occurrences corresponding to </w:t>
      </w:r>
      <w:r>
        <w:rPr>
          <w:rFonts w:ascii="Times New Roman" w:eastAsia="Times New Roman" w:hAnsi="Times New Roman" w:cs="Times New Roman"/>
          <w:sz w:val="24"/>
          <w:szCs w:val="24"/>
          <w:highlight w:val="yellow"/>
          <w:lang w:val="en-US"/>
        </w:rPr>
        <w:t>57</w:t>
      </w:r>
      <w:r>
        <w:rPr>
          <w:rFonts w:ascii="Times New Roman" w:eastAsia="Times New Roman" w:hAnsi="Times New Roman" w:cs="Times New Roman"/>
          <w:sz w:val="24"/>
          <w:szCs w:val="24"/>
          <w:lang w:val="en-US"/>
        </w:rPr>
        <w:t xml:space="preserve"> unique Type I-III TSMs present within the strain collection, in addition to </w:t>
      </w:r>
      <w:r>
        <w:rPr>
          <w:rFonts w:ascii="Times New Roman" w:eastAsia="Times New Roman" w:hAnsi="Times New Roman" w:cs="Times New Roman"/>
          <w:sz w:val="24"/>
          <w:szCs w:val="24"/>
          <w:highlight w:val="yellow"/>
          <w:lang w:val="en-US"/>
        </w:rPr>
        <w:t>69</w:t>
      </w:r>
      <w:r>
        <w:rPr>
          <w:rFonts w:ascii="Times New Roman" w:eastAsia="Times New Roman" w:hAnsi="Times New Roman" w:cs="Times New Roman"/>
          <w:sz w:val="24"/>
          <w:szCs w:val="24"/>
          <w:lang w:val="en-US"/>
        </w:rPr>
        <w:t xml:space="preserve"> occurrences of the underlying Type IV SauUSI motif (SCNGS). </w:t>
      </w:r>
      <w:r>
        <w:rPr>
          <w:rFonts w:ascii="Times New Roman" w:eastAsia="Times New Roman" w:hAnsi="Times New Roman" w:cs="Times New Roman"/>
          <w:sz w:val="24"/>
          <w:szCs w:val="24"/>
        </w:rPr>
        <w:t xml:space="preserve">Following </w:t>
      </w:r>
      <w:r>
        <w:rPr>
          <w:rFonts w:ascii="Times New Roman" w:eastAsia="Times New Roman" w:hAnsi="Times New Roman" w:cs="Times New Roman"/>
          <w:sz w:val="24"/>
          <w:szCs w:val="24"/>
          <w:lang w:val="en-US"/>
        </w:rPr>
        <w:t xml:space="preserve">pEPSA5 </w:t>
      </w:r>
      <w:r>
        <w:rPr>
          <w:rFonts w:ascii="Times New Roman" w:eastAsia="Times New Roman" w:hAnsi="Times New Roman" w:cs="Times New Roman"/>
          <w:sz w:val="24"/>
          <w:szCs w:val="24"/>
        </w:rPr>
        <w:t xml:space="preserve">minimization, the resulting </w:t>
      </w:r>
      <w:r>
        <w:rPr>
          <w:rFonts w:ascii="Times New Roman" w:eastAsia="Times New Roman" w:hAnsi="Times New Roman" w:cs="Times New Roman"/>
          <w:sz w:val="24"/>
          <w:szCs w:val="24"/>
          <w:lang w:val="en-US"/>
        </w:rPr>
        <w:t xml:space="preserve">pScout plasmid retained </w:t>
      </w:r>
      <w:r>
        <w:rPr>
          <w:rFonts w:ascii="Times New Roman" w:eastAsia="Times New Roman" w:hAnsi="Times New Roman" w:cs="Times New Roman"/>
          <w:sz w:val="24"/>
          <w:szCs w:val="24"/>
          <w:highlight w:val="yellow"/>
        </w:rPr>
        <w:t>43</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Type I-III TSMs occurrences representing </w:t>
      </w:r>
      <w:r>
        <w:rPr>
          <w:rFonts w:ascii="Times New Roman" w:eastAsia="Times New Roman" w:hAnsi="Times New Roman" w:cs="Times New Roman"/>
          <w:sz w:val="24"/>
          <w:szCs w:val="24"/>
          <w:highlight w:val="yellow"/>
        </w:rPr>
        <w:t>30</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unique </w:t>
      </w:r>
      <w:del w:id="1090" w:author="Bouzek,Heather K" w:date="2026-08-23T23:58:00Z" w16du:dateUtc="2026-08-24T04:58:00Z">
        <w:r>
          <w:rPr>
            <w:rFonts w:ascii="Times New Roman" w:eastAsia="Times New Roman" w:hAnsi="Times New Roman" w:cs="Times New Roman"/>
            <w:sz w:val="24"/>
            <w:szCs w:val="24"/>
            <w:lang w:val="en-US"/>
          </w:rPr>
          <w:delText>motifs</w:delText>
        </w:r>
      </w:del>
      <w:ins w:id="1091" w:author="Bouzek,Heather K" w:date="2026-08-23T23:58:00Z" w16du:dateUtc="2026-08-24T04:58:00Z">
        <w:r>
          <w:rPr>
            <w:rFonts w:ascii="Times New Roman" w:eastAsia="Times New Roman" w:hAnsi="Times New Roman" w:cs="Times New Roman"/>
            <w:sz w:val="24"/>
            <w:szCs w:val="24"/>
            <w:lang w:val="en-US"/>
          </w:rPr>
          <w:t>motif</w:t>
        </w:r>
      </w:ins>
      <w:r>
        <w:rPr>
          <w:rFonts w:ascii="Times New Roman" w:eastAsia="Times New Roman" w:hAnsi="Times New Roman" w:cs="Times New Roman"/>
          <w:sz w:val="24"/>
          <w:szCs w:val="24"/>
          <w:lang w:val="en-US"/>
        </w:rPr>
        <w:t xml:space="preserve">, together with nine Type IV SauUSI </w:t>
      </w:r>
      <w:del w:id="1092" w:author="Bouzek,Heather K" w:date="2026-08-23T23:58:00Z" w16du:dateUtc="2026-08-24T04:58:00Z">
        <w:r>
          <w:rPr>
            <w:rFonts w:ascii="Times New Roman" w:eastAsia="Times New Roman" w:hAnsi="Times New Roman" w:cs="Times New Roman"/>
            <w:sz w:val="24"/>
            <w:szCs w:val="24"/>
            <w:lang w:val="en-US"/>
          </w:rPr>
          <w:delText>motifs</w:delText>
        </w:r>
      </w:del>
      <w:ins w:id="1093" w:author="Bouzek,Heather K" w:date="2026-08-23T23:58:00Z" w16du:dateUtc="2026-08-24T04:58:00Z">
        <w:r>
          <w:rPr>
            <w:rFonts w:ascii="Times New Roman" w:eastAsia="Times New Roman" w:hAnsi="Times New Roman" w:cs="Times New Roman"/>
            <w:sz w:val="24"/>
            <w:szCs w:val="24"/>
            <w:lang w:val="en-US"/>
          </w:rPr>
          <w:t>motif</w:t>
        </w:r>
      </w:ins>
      <w:r>
        <w:rPr>
          <w:rFonts w:ascii="Times New Roman" w:eastAsia="Times New Roman" w:hAnsi="Times New Roman" w:cs="Times New Roman"/>
          <w:sz w:val="24"/>
          <w:szCs w:val="24"/>
          <w:lang w:val="en-US"/>
        </w:rPr>
        <w:t xml:space="preserve"> (SCNGS). SyToGen was applied and introduced 35 individual point mutations across pScout, eliminating 29 (97%) of Type I-III </w:t>
      </w:r>
      <w:del w:id="1094" w:author="Bouzek,Heather K" w:date="2026-08-23T23:58:00Z" w16du:dateUtc="2026-08-24T04:58:00Z">
        <w:r>
          <w:rPr>
            <w:rFonts w:ascii="Times New Roman" w:eastAsia="Times New Roman" w:hAnsi="Times New Roman" w:cs="Times New Roman"/>
            <w:sz w:val="24"/>
            <w:szCs w:val="24"/>
            <w:lang w:val="en-US"/>
          </w:rPr>
          <w:delText>motifs</w:delText>
        </w:r>
      </w:del>
      <w:ins w:id="1095" w:author="Bouzek,Heather K" w:date="2026-08-23T23:58:00Z" w16du:dateUtc="2026-08-24T04:58:00Z">
        <w:r>
          <w:rPr>
            <w:rFonts w:ascii="Times New Roman" w:eastAsia="Times New Roman" w:hAnsi="Times New Roman" w:cs="Times New Roman"/>
            <w:sz w:val="24"/>
            <w:szCs w:val="24"/>
            <w:lang w:val="en-US"/>
          </w:rPr>
          <w:t>motif</w:t>
        </w:r>
      </w:ins>
      <w:r>
        <w:rPr>
          <w:rFonts w:ascii="Times New Roman" w:eastAsia="Times New Roman" w:hAnsi="Times New Roman" w:cs="Times New Roman"/>
          <w:sz w:val="24"/>
          <w:szCs w:val="24"/>
          <w:lang w:val="en-US"/>
        </w:rPr>
        <w:t xml:space="preserve"> within the collection to generate pScoutSynX (</w:t>
      </w:r>
      <w:r>
        <w:rPr>
          <w:rFonts w:ascii="Times New Roman" w:eastAsia="Times New Roman" w:hAnsi="Times New Roman" w:cs="Times New Roman"/>
          <w:b/>
          <w:bCs/>
          <w:sz w:val="24"/>
          <w:szCs w:val="24"/>
          <w:lang w:val="en-US"/>
        </w:rPr>
        <w:t>Fig. 3a</w:t>
      </w:r>
      <w:r>
        <w:rPr>
          <w:rFonts w:ascii="Times New Roman" w:eastAsia="Times New Roman" w:hAnsi="Times New Roman" w:cs="Times New Roman"/>
          <w:sz w:val="24"/>
          <w:szCs w:val="24"/>
          <w:lang w:val="en-US"/>
        </w:rPr>
        <w:t xml:space="preserve">). The only remaining motif (GRGAG) was </w:t>
      </w:r>
      <w:r>
        <w:rPr>
          <w:rFonts w:ascii="Times New Roman" w:eastAsia="Times New Roman" w:hAnsi="Times New Roman" w:cs="Times New Roman"/>
          <w:sz w:val="24"/>
          <w:szCs w:val="24"/>
        </w:rPr>
        <w:t>intentionally retained</w:t>
      </w:r>
      <w:r>
        <w:rPr>
          <w:rFonts w:ascii="Times New Roman" w:eastAsia="Times New Roman" w:hAnsi="Times New Roman" w:cs="Times New Roman"/>
          <w:sz w:val="24"/>
          <w:szCs w:val="24"/>
          <w:lang w:val="en-US"/>
        </w:rPr>
        <w:t xml:space="preserve"> because </w:t>
      </w:r>
      <w:r>
        <w:rPr>
          <w:rFonts w:ascii="Times New Roman" w:eastAsia="Times New Roman" w:hAnsi="Times New Roman" w:cs="Times New Roman"/>
          <w:sz w:val="24"/>
          <w:szCs w:val="24"/>
        </w:rPr>
        <w:t xml:space="preserve">it resided within the attL/attR recombination scar present in pScout. This scar is generated during minicircle formation when the parental pMC attP (5’-CCCCAACTGGGGTAACCTTTGAGTTCTCTCAGTTGGGGG-3’) and attB (5’-TGCCAGGGCGTGCCCTTGGGCTCCCCGGGCGCGAC-3’) sites recombine to produce the attL/attR junction (5’-CCCCAACTGGGGTAACCTT-GGGCTCCCCGGGCGCGAC-3’). Efficient minicircle production requires sequence fidelity at these recombination sites, and modification of the attP/attB junction could therefore compromise minicircle generation.  Further, the GRGAG motif was detected only in a single strain, </w:t>
      </w:r>
      <w:r>
        <w:rPr>
          <w:rFonts w:ascii="Times New Roman" w:eastAsia="Times New Roman" w:hAnsi="Times New Roman" w:cs="Times New Roman"/>
          <w:i/>
          <w:iCs/>
          <w:sz w:val="24"/>
          <w:szCs w:val="24"/>
        </w:rPr>
        <w:t>S. aureus</w:t>
      </w:r>
      <w:r>
        <w:rPr>
          <w:rFonts w:ascii="Times New Roman" w:eastAsia="Times New Roman" w:hAnsi="Times New Roman" w:cs="Times New Roman"/>
          <w:sz w:val="24"/>
          <w:szCs w:val="24"/>
        </w:rPr>
        <w:t xml:space="preserve"> NCTC13137, and it could not be assigned to a cognate RM enzyme and remains unclassified within REBASE. Given this uncertainty, together with the fact that the two confidently assigned Type I RM </w:t>
      </w:r>
      <w:del w:id="1096" w:author="Bouzek,Heather K" w:date="2026-08-23T23:58:00Z" w16du:dateUtc="2026-08-24T04:58:00Z">
        <w:r>
          <w:rPr>
            <w:rFonts w:ascii="Times New Roman" w:eastAsia="Times New Roman" w:hAnsi="Times New Roman" w:cs="Times New Roman"/>
            <w:sz w:val="24"/>
            <w:szCs w:val="24"/>
          </w:rPr>
          <w:delText>motifs</w:delText>
        </w:r>
      </w:del>
      <w:ins w:id="1097" w:author="Bouzek,Heather K" w:date="2026-08-23T23:58:00Z" w16du:dateUtc="2026-08-24T04:58:00Z">
        <w:r>
          <w:rPr>
            <w:rFonts w:ascii="Times New Roman" w:eastAsia="Times New Roman" w:hAnsi="Times New Roman" w:cs="Times New Roman"/>
            <w:sz w:val="24"/>
            <w:szCs w:val="24"/>
          </w:rPr>
          <w:t>motif</w:t>
        </w:r>
      </w:ins>
      <w:r>
        <w:rPr>
          <w:rFonts w:ascii="Times New Roman" w:eastAsia="Times New Roman" w:hAnsi="Times New Roman" w:cs="Times New Roman"/>
          <w:sz w:val="24"/>
          <w:szCs w:val="24"/>
        </w:rPr>
        <w:t xml:space="preserve"> detected in NCTC13137 (</w:t>
      </w:r>
      <w:r>
        <w:rPr>
          <w:rFonts w:ascii="Times New Roman" w:eastAsia="Times New Roman" w:hAnsi="Times New Roman" w:cs="Times New Roman"/>
          <w:b/>
          <w:bCs/>
          <w:sz w:val="24"/>
          <w:szCs w:val="24"/>
        </w:rPr>
        <w:t>Supplementary Table 2</w:t>
      </w:r>
      <w:r>
        <w:rPr>
          <w:rFonts w:ascii="Times New Roman" w:eastAsia="Times New Roman" w:hAnsi="Times New Roman" w:cs="Times New Roman"/>
          <w:sz w:val="24"/>
          <w:szCs w:val="24"/>
        </w:rPr>
        <w:t xml:space="preserve">) were effectively eliminated from pScoutSynX, we elected to retain the GRGAG motif within the recombination scar. Notably, </w:t>
      </w:r>
      <w:r>
        <w:rPr>
          <w:rFonts w:ascii="Times New Roman" w:eastAsia="Times New Roman" w:hAnsi="Times New Roman" w:cs="Times New Roman"/>
          <w:sz w:val="24"/>
          <w:szCs w:val="24"/>
        </w:rPr>
        <w:lastRenderedPageBreak/>
        <w:t>complete RM-silencing is not always required to achieve successful transformation in such strains; we previously demonstrated that reductions in overall TSM burden across a genetic construct yield proportional improvements in transformation efficiency</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&lt;EndNote&gt;&lt;Cite&gt;&lt;Author&gt;Johnston&lt;/Author&gt;&lt;Year&gt;2019&lt;/Year&gt;&lt;RecNum&gt;65&lt;/RecNum&gt;&lt;DisplayText&gt;&lt;style face="superscript"&gt;8&lt;/style&gt;&lt;/DisplayText&gt;&lt;record&gt;&lt;rec-number&gt;65&lt;/rec-number&gt;&lt;foreign-keys&gt;&lt;key app="EN" db-id="a2dwrpf27tdx0ie0a9uvve2ypf5xa9s0902d" timestamp="1752858791"&gt;65&lt;/key&gt;&lt;/foreign-keys&gt;&lt;ref-type name="Journal Article"&gt;17&lt;/ref-type&gt;&lt;contributors&gt;&lt;authors&gt;&lt;author&gt;Johnston, Christopher D&lt;/author&gt;&lt;author&gt;Cotton, Sean L&lt;/author&gt;&lt;author&gt;Rittling, Susan R&lt;/author&gt;&lt;author&gt;Starr, Jacqueline R&lt;/author&gt;&lt;author&gt;Borisy, Gary G&lt;/author&gt;&lt;author&gt;Dewhirst, Floyd E&lt;/author&gt;&lt;author&gt;Lemon, Katherine P&lt;/author&gt;&lt;/authors&gt;&lt;/contributors&gt;&lt;titles&gt;&lt;title&gt;Systematic evasion of the restriction-modification barrier in bacteria&lt;/title&gt;&lt;secondary-title&gt;Proceedings of the National Academy of Sciences&lt;/secondary-title&gt;&lt;/titles&gt;&lt;periodical&gt;&lt;full-title&gt;Proceedings of the National Academy of Sciences&lt;/full-title&gt;&lt;/periodical&gt;&lt;pages&gt;11454-11459&lt;/pages&gt;&lt;volume&gt;116&lt;/volume&gt;&lt;number&gt;23&lt;/number&gt;&lt;dates&gt;&lt;year&gt;2019&lt;/year&gt;&lt;/dates&gt;&lt;isbn&gt;0027-8424&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Nevertheless, even accounting for this single residual constraint, pScoutSynX is fully RM-silent with respect to the defined methylomes of </w:t>
      </w:r>
      <w:r>
        <w:rPr>
          <w:rFonts w:ascii="Times New Roman" w:eastAsia="Times New Roman" w:hAnsi="Times New Roman" w:cs="Times New Roman"/>
          <w:sz w:val="24"/>
          <w:szCs w:val="24"/>
          <w:highlight w:val="magenta"/>
        </w:rPr>
        <w:t>183</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 aureus</w:t>
      </w:r>
      <w:r>
        <w:rPr>
          <w:rFonts w:ascii="Times New Roman" w:eastAsia="Times New Roman" w:hAnsi="Times New Roman" w:cs="Times New Roman"/>
          <w:sz w:val="24"/>
          <w:szCs w:val="24"/>
        </w:rPr>
        <w:t xml:space="preserve"> isolates, spanning </w:t>
      </w:r>
      <w:r>
        <w:rPr>
          <w:rFonts w:ascii="Times New Roman" w:eastAsia="Times New Roman" w:hAnsi="Times New Roman" w:cs="Times New Roman"/>
          <w:sz w:val="24"/>
          <w:szCs w:val="24"/>
          <w:highlight w:val="magenta"/>
        </w:rPr>
        <w:t>21</w:t>
      </w:r>
      <w:r>
        <w:rPr>
          <w:rFonts w:ascii="Times New Roman" w:eastAsia="Times New Roman" w:hAnsi="Times New Roman" w:cs="Times New Roman"/>
          <w:sz w:val="24"/>
          <w:szCs w:val="24"/>
        </w:rPr>
        <w:t xml:space="preserve"> clonal complexes.</w:t>
      </w:r>
    </w:p>
    <w:p w14:paraId="7B3F452D" w14:textId="4656DB55" w:rsidR="00504B02" w:rsidRDefault="004E74AC" w:rsidP="004E74AC">
      <w:pPr>
        <w:suppressLineNumbers/>
        <w:spacing w:line="480" w:lineRule="auto"/>
        <w:ind w:firstLine="720"/>
        <w:jc w:val="both"/>
        <w:rPr>
          <w:rFonts w:ascii="Times New Roman" w:eastAsia="Times New Roman" w:hAnsi="Times New Roman" w:cs="Times New Roman"/>
          <w:sz w:val="24"/>
          <w:szCs w:val="24"/>
        </w:rPr>
      </w:pPr>
      <w:commentRangeStart w:id="1098"/>
      <w:r>
        <w:rPr>
          <w:rFonts w:ascii="Times New Roman" w:eastAsia="Times New Roman" w:hAnsi="Times New Roman" w:cs="Times New Roman"/>
          <w:b/>
          <w:bCs/>
          <w:noProof/>
        </w:rPr>
        <w:drawing>
          <wp:anchor distT="0" distB="0" distL="114300" distR="114300" simplePos="0" relativeHeight="251658242" behindDoc="1" locked="0" layoutInCell="1" allowOverlap="1" wp14:anchorId="4C1648C1" wp14:editId="72E8131E">
            <wp:simplePos x="0" y="0"/>
            <wp:positionH relativeFrom="margin">
              <wp:align>right</wp:align>
            </wp:positionH>
            <wp:positionV relativeFrom="paragraph">
              <wp:posOffset>336550</wp:posOffset>
            </wp:positionV>
            <wp:extent cx="5733415" cy="3797935"/>
            <wp:effectExtent l="0" t="0" r="635" b="0"/>
            <wp:wrapTight wrapText="bothSides">
              <wp:wrapPolygon edited="0">
                <wp:start x="0" y="0"/>
                <wp:lineTo x="0" y="21452"/>
                <wp:lineTo x="21531" y="21452"/>
                <wp:lineTo x="21531" y="0"/>
                <wp:lineTo x="0" y="0"/>
              </wp:wrapPolygon>
            </wp:wrapTight>
            <wp:docPr id="814293215" name="Picture 2" descr="A chart with a circle in cen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93215" name="Picture 2" descr="A chart with a circle in center  AI-generated content may be incorrect."/>
                    <pic:cNvPicPr/>
                  </pic:nvPicPr>
                  <pic:blipFill rotWithShape="1">
                    <a:blip r:embed="rId15">
                      <a:extLst>
                        <a:ext uri="{28A0092B-C50C-407E-A947-70E740481C1C}">
                          <a14:useLocalDpi xmlns:a14="http://schemas.microsoft.com/office/drawing/2010/main" val="0"/>
                        </a:ext>
                      </a:extLst>
                    </a:blip>
                    <a:srcRect l="1770" t="5832" b="3137"/>
                    <a:stretch>
                      <a:fillRect/>
                    </a:stretch>
                  </pic:blipFill>
                  <pic:spPr bwMode="auto">
                    <a:xfrm>
                      <a:off x="0" y="0"/>
                      <a:ext cx="5733415" cy="3797935"/>
                    </a:xfrm>
                    <a:prstGeom prst="rect">
                      <a:avLst/>
                    </a:prstGeom>
                    <a:ln>
                      <a:noFill/>
                    </a:ln>
                    <a:extLst>
                      <a:ext uri="{53640926-AAD7-44D8-BBD7-CCE9431645EC}">
                        <a14:shadowObscured xmlns:a14="http://schemas.microsoft.com/office/drawing/2010/main"/>
                      </a:ext>
                    </a:extLst>
                  </pic:spPr>
                </pic:pic>
              </a:graphicData>
            </a:graphic>
          </wp:anchor>
        </w:drawing>
      </w:r>
      <w:commentRangeEnd w:id="1098"/>
      <w:r>
        <w:rPr>
          <w:rStyle w:val="CommentReference"/>
          <w:rFonts w:ascii="Times New Roman" w:eastAsia="Times New Roman" w:hAnsi="Times New Roman" w:cs="Times New Roman"/>
          <w:sz w:val="24"/>
          <w:szCs w:val="24"/>
        </w:rPr>
        <w:commentReference w:id="1098"/>
      </w:r>
    </w:p>
    <w:p w14:paraId="56A2B15E" w14:textId="05AD5E0F" w:rsidR="004E74AC" w:rsidRDefault="004E74AC" w:rsidP="00C05B45">
      <w:pPr>
        <w:suppressLineNumbers/>
        <w:spacing w:line="480" w:lineRule="auto"/>
        <w:jc w:val="both"/>
        <w:rPr>
          <w:rFonts w:ascii="Times New Roman" w:eastAsia="Times New Roman" w:hAnsi="Times New Roman" w:cs="Times New Roman"/>
          <w:b/>
          <w:sz w:val="24"/>
          <w:szCs w:val="24"/>
          <w:lang w:val="en-US"/>
        </w:rPr>
      </w:pPr>
    </w:p>
    <w:p w14:paraId="3C87B5F4" w14:textId="6C7278DA" w:rsidR="00C05B45" w:rsidRDefault="00C05B45" w:rsidP="00C05B45">
      <w:pPr>
        <w:suppressLineNumbers/>
        <w:spacing w:line="480" w:lineRule="auto"/>
        <w:jc w:val="both"/>
        <w:rPr>
          <w:rFonts w:ascii="Times New Roman" w:hAnsi="Times New Roman" w:cs="Times New Roman"/>
          <w:sz w:val="24"/>
          <w:szCs w:val="24"/>
          <w:lang w:val="en-US"/>
        </w:rPr>
      </w:pPr>
      <w:r>
        <w:rPr>
          <w:rFonts w:ascii="Times New Roman" w:eastAsia="Times New Roman" w:hAnsi="Times New Roman" w:cs="Times New Roman"/>
          <w:b/>
          <w:bCs/>
        </w:rPr>
        <w:t xml:space="preserve">Figure 2: Methyl-modified target sequence </w:t>
      </w:r>
      <w:del w:id="1099" w:author="Bouzek,Heather K" w:date="2026-08-23T23:58:00Z" w16du:dateUtc="2026-08-24T04:58:00Z">
        <w:r>
          <w:rPr>
            <w:rFonts w:ascii="Times New Roman" w:eastAsia="Times New Roman" w:hAnsi="Times New Roman" w:cs="Times New Roman"/>
            <w:b/>
            <w:bCs/>
          </w:rPr>
          <w:delText>motifs</w:delText>
        </w:r>
      </w:del>
      <w:ins w:id="1100" w:author="Bouzek,Heather K" w:date="2026-08-23T23:58:00Z" w16du:dateUtc="2026-08-24T04:58:00Z">
        <w:r>
          <w:rPr>
            <w:rFonts w:ascii="Times New Roman" w:eastAsia="Times New Roman" w:hAnsi="Times New Roman" w:cs="Times New Roman"/>
            <w:b/>
            <w:bCs/>
          </w:rPr>
          <w:t>motif</w:t>
        </w:r>
      </w:ins>
      <w:r>
        <w:rPr>
          <w:rFonts w:ascii="Times New Roman" w:eastAsia="Times New Roman" w:hAnsi="Times New Roman" w:cs="Times New Roman"/>
          <w:b/>
          <w:bCs/>
        </w:rPr>
        <w:t xml:space="preserve"> (TSMs) across </w:t>
      </w:r>
      <w:r>
        <w:rPr>
          <w:rFonts w:ascii="Times New Roman" w:eastAsia="Times New Roman" w:hAnsi="Times New Roman" w:cs="Times New Roman"/>
          <w:b/>
          <w:bCs/>
          <w:i/>
          <w:iCs/>
        </w:rPr>
        <w:t xml:space="preserve">Staphylococcus aureus. </w:t>
      </w:r>
      <w:r>
        <w:rPr>
          <w:rFonts w:ascii="Times New Roman" w:hAnsi="Times New Roman" w:cs="Times New Roman"/>
          <w:b/>
          <w:lang w:val="en-US"/>
        </w:rPr>
        <w:t>a)</w:t>
      </w:r>
      <w:r>
        <w:rPr>
          <w:rFonts w:ascii="Times New Roman" w:hAnsi="Times New Roman" w:cs="Times New Roman"/>
          <w:lang w:val="en-US"/>
        </w:rPr>
        <w:t xml:space="preserve"> Sunburst plot shows the nucleotide sequence of each methyl-modified motif, as assigned by REBASE, across </w:t>
      </w:r>
      <w:r>
        <w:rPr>
          <w:rFonts w:ascii="Times New Roman" w:hAnsi="Times New Roman" w:cs="Times New Roman"/>
          <w:highlight w:val="magenta"/>
          <w:lang w:val="en-US"/>
        </w:rPr>
        <w:t>183</w:t>
      </w:r>
      <w:r>
        <w:rPr>
          <w:rFonts w:ascii="Times New Roman" w:hAnsi="Times New Roman" w:cs="Times New Roman"/>
          <w:lang w:val="en-US"/>
        </w:rPr>
        <w:t xml:space="preserve"> </w:t>
      </w:r>
      <w:r>
        <w:rPr>
          <w:rFonts w:ascii="Times New Roman" w:hAnsi="Times New Roman" w:cs="Times New Roman"/>
          <w:i/>
          <w:lang w:val="en-US"/>
        </w:rPr>
        <w:t>S. aureus</w:t>
      </w:r>
      <w:r>
        <w:rPr>
          <w:rFonts w:ascii="Times New Roman" w:hAnsi="Times New Roman" w:cs="Times New Roman"/>
          <w:lang w:val="en-US"/>
        </w:rPr>
        <w:t xml:space="preserve"> isolates, grouped by clonal complex. Size of each section represents the relative prevalence of that TSM within each clonal complex. </w:t>
      </w:r>
      <w:r>
        <w:rPr>
          <w:rFonts w:ascii="Times New Roman" w:hAnsi="Times New Roman" w:cs="Times New Roman"/>
          <w:b/>
          <w:lang w:val="en-US"/>
        </w:rPr>
        <w:t>b)</w:t>
      </w:r>
      <w:r>
        <w:rPr>
          <w:rFonts w:ascii="Times New Roman" w:hAnsi="Times New Roman" w:cs="Times New Roman"/>
          <w:lang w:val="en-US"/>
        </w:rPr>
        <w:t xml:space="preserve"> Bubble plot showing the presence of each TSM across </w:t>
      </w:r>
      <w:r>
        <w:rPr>
          <w:rFonts w:ascii="Times New Roman" w:hAnsi="Times New Roman" w:cs="Times New Roman"/>
          <w:i/>
          <w:lang w:val="en-US"/>
        </w:rPr>
        <w:t>S. aureus</w:t>
      </w:r>
      <w:r>
        <w:rPr>
          <w:rFonts w:ascii="Times New Roman" w:hAnsi="Times New Roman" w:cs="Times New Roman"/>
          <w:lang w:val="en-US"/>
        </w:rPr>
        <w:t xml:space="preserve"> clonal complexes, with </w:t>
      </w:r>
      <w:del w:id="1101" w:author="Bouzek,Heather K" w:date="2026-08-23T23:58:00Z" w16du:dateUtc="2026-08-24T04:58:00Z">
        <w:r>
          <w:rPr>
            <w:rFonts w:ascii="Times New Roman" w:hAnsi="Times New Roman" w:cs="Times New Roman"/>
            <w:lang w:val="en-US"/>
          </w:rPr>
          <w:delText>motifs</w:delText>
        </w:r>
      </w:del>
      <w:ins w:id="1102" w:author="Bouzek,Heather K" w:date="2026-08-23T23:58:00Z" w16du:dateUtc="2026-08-24T04:58:00Z">
        <w:r>
          <w:rPr>
            <w:rFonts w:ascii="Times New Roman" w:hAnsi="Times New Roman" w:cs="Times New Roman"/>
            <w:lang w:val="en-US"/>
          </w:rPr>
          <w:t>motif</w:t>
        </w:r>
      </w:ins>
      <w:r>
        <w:rPr>
          <w:rFonts w:ascii="Times New Roman" w:hAnsi="Times New Roman" w:cs="Times New Roman"/>
          <w:lang w:val="en-US"/>
        </w:rPr>
        <w:t xml:space="preserve"> ordered by type and length and the size of each bubble representing the relative proportion of genomes within each clonal complex harboring that TSM. For </w:t>
      </w:r>
      <w:r>
        <w:rPr>
          <w:rFonts w:ascii="Times New Roman" w:hAnsi="Times New Roman" w:cs="Times New Roman"/>
          <w:b/>
          <w:lang w:val="en-US"/>
        </w:rPr>
        <w:t>a,</w:t>
      </w:r>
      <w:r>
        <w:rPr>
          <w:rFonts w:ascii="Times New Roman" w:hAnsi="Times New Roman" w:cs="Times New Roman"/>
          <w:lang w:val="en-US"/>
        </w:rPr>
        <w:t xml:space="preserve"> and </w:t>
      </w:r>
      <w:r>
        <w:rPr>
          <w:rFonts w:ascii="Times New Roman" w:hAnsi="Times New Roman" w:cs="Times New Roman"/>
          <w:b/>
          <w:lang w:val="en-US"/>
        </w:rPr>
        <w:t>b,</w:t>
      </w:r>
      <w:r>
        <w:rPr>
          <w:rFonts w:ascii="Times New Roman" w:hAnsi="Times New Roman" w:cs="Times New Roman"/>
          <w:lang w:val="en-US"/>
        </w:rPr>
        <w:t xml:space="preserve"> color indicates </w:t>
      </w:r>
      <w:r>
        <w:rPr>
          <w:rFonts w:ascii="Times New Roman" w:hAnsi="Times New Roman" w:cs="Times New Roman"/>
          <w:i/>
          <w:lang w:val="en-US"/>
        </w:rPr>
        <w:t xml:space="preserve">S. aureus </w:t>
      </w:r>
      <w:r>
        <w:rPr>
          <w:rFonts w:ascii="Times New Roman" w:hAnsi="Times New Roman" w:cs="Times New Roman"/>
          <w:lang w:val="en-US"/>
        </w:rPr>
        <w:t>clonal complex as shown in legend at</w:t>
      </w:r>
      <w:r>
        <w:t xml:space="preserve"> </w:t>
      </w:r>
      <w:r>
        <w:rPr>
          <w:rFonts w:ascii="Times New Roman" w:hAnsi="Times New Roman" w:cs="Times New Roman"/>
          <w:lang w:val="en-US"/>
        </w:rPr>
        <w:t>the bottom of the figure.</w:t>
      </w:r>
      <w:r>
        <w:rPr>
          <w:rFonts w:ascii="Times New Roman" w:hAnsi="Times New Roman" w:cs="Times New Roman"/>
          <w:sz w:val="24"/>
          <w:szCs w:val="24"/>
          <w:lang w:val="en-US"/>
        </w:rPr>
        <w:t xml:space="preserve"> </w:t>
      </w:r>
    </w:p>
    <w:p w14:paraId="40647F34" w14:textId="42FCECC7" w:rsidR="004E74AC" w:rsidRDefault="004E74AC" w:rsidP="004E74AC">
      <w:pPr>
        <w:suppressLineNumbers/>
        <w:spacing w:line="480" w:lineRule="auto"/>
        <w:jc w:val="both"/>
        <w:rPr>
          <w:rFonts w:ascii="Times New Roman" w:eastAsia="Times New Roman" w:hAnsi="Times New Roman" w:cs="Times New Roman"/>
          <w:b/>
          <w:sz w:val="24"/>
          <w:szCs w:val="24"/>
          <w:lang w:val="en-US"/>
        </w:rPr>
      </w:pPr>
    </w:p>
    <w:p w14:paraId="74A56945" w14:textId="36DAA2AA" w:rsidR="004E74AC" w:rsidRDefault="004E74AC" w:rsidP="004E74AC">
      <w:pPr>
        <w:suppressLineNumbers/>
        <w:spacing w:line="480" w:lineRule="auto"/>
        <w:jc w:val="both"/>
        <w:rPr>
          <w:rFonts w:ascii="Times New Roman" w:eastAsia="Times New Roman" w:hAnsi="Times New Roman" w:cs="Times New Roman"/>
          <w:b/>
          <w:sz w:val="24"/>
          <w:szCs w:val="24"/>
          <w:lang w:val="en-US"/>
        </w:rPr>
      </w:pPr>
    </w:p>
    <w:p w14:paraId="161F6E8F" w14:textId="77777777" w:rsidR="00C05B45" w:rsidRDefault="00C05B45" w:rsidP="004E74AC">
      <w:pPr>
        <w:suppressLineNumbers/>
        <w:spacing w:line="480" w:lineRule="auto"/>
        <w:jc w:val="both"/>
        <w:rPr>
          <w:rFonts w:ascii="Times New Roman" w:eastAsia="Times New Roman" w:hAnsi="Times New Roman" w:cs="Times New Roman"/>
          <w:b/>
          <w:sz w:val="24"/>
          <w:szCs w:val="24"/>
          <w:lang w:val="en-US"/>
        </w:rPr>
      </w:pPr>
    </w:p>
    <w:p w14:paraId="09A5F3B1" w14:textId="77777777" w:rsidR="00C05B45" w:rsidRDefault="00C05B45" w:rsidP="004E74AC">
      <w:pPr>
        <w:suppressLineNumbers/>
        <w:spacing w:line="480" w:lineRule="auto"/>
        <w:jc w:val="both"/>
        <w:rPr>
          <w:rFonts w:ascii="Times New Roman" w:eastAsia="Times New Roman" w:hAnsi="Times New Roman" w:cs="Times New Roman"/>
          <w:b/>
          <w:sz w:val="24"/>
          <w:szCs w:val="24"/>
          <w:lang w:val="en-US"/>
        </w:rPr>
      </w:pPr>
    </w:p>
    <w:p w14:paraId="242BE6E8" w14:textId="77777777" w:rsidR="00AF6EC6" w:rsidRDefault="00AF6EC6" w:rsidP="004E74AC">
      <w:pPr>
        <w:suppressLineNumbers/>
        <w:spacing w:line="480" w:lineRule="auto"/>
        <w:jc w:val="both"/>
        <w:rPr>
          <w:rFonts w:ascii="Times New Roman" w:eastAsia="Times New Roman" w:hAnsi="Times New Roman" w:cs="Times New Roman"/>
          <w:b/>
          <w:sz w:val="24"/>
          <w:szCs w:val="24"/>
          <w:lang w:val="en-US"/>
        </w:rPr>
      </w:pPr>
    </w:p>
    <w:p w14:paraId="1266ACAB" w14:textId="77777777" w:rsidR="00AF6EC6" w:rsidRDefault="00AF6EC6" w:rsidP="004E74AC">
      <w:pPr>
        <w:suppressLineNumbers/>
        <w:spacing w:line="480" w:lineRule="auto"/>
        <w:jc w:val="both"/>
        <w:rPr>
          <w:rFonts w:ascii="Times New Roman" w:eastAsia="Times New Roman" w:hAnsi="Times New Roman" w:cs="Times New Roman"/>
          <w:b/>
          <w:sz w:val="24"/>
          <w:szCs w:val="24"/>
          <w:lang w:val="en-US"/>
        </w:rPr>
      </w:pPr>
    </w:p>
    <w:p w14:paraId="24047D8B" w14:textId="17B28666" w:rsidR="00504B02" w:rsidRPr="00504B02" w:rsidRDefault="00504B02" w:rsidP="00504B02">
      <w:pPr>
        <w:spacing w:line="48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Functional validation of SyToGen-mediated RM-silencing across </w:t>
      </w:r>
      <w:r>
        <w:rPr>
          <w:rFonts w:ascii="Times New Roman" w:eastAsia="Times New Roman" w:hAnsi="Times New Roman" w:cs="Times New Roman"/>
          <w:b/>
          <w:i/>
          <w:sz w:val="24"/>
          <w:szCs w:val="24"/>
          <w:lang w:val="en-US"/>
        </w:rPr>
        <w:t>S. aureus</w:t>
      </w:r>
      <w:r>
        <w:rPr>
          <w:rFonts w:ascii="Times New Roman" w:eastAsia="Times New Roman" w:hAnsi="Times New Roman" w:cs="Times New Roman"/>
          <w:b/>
          <w:sz w:val="24"/>
          <w:szCs w:val="24"/>
          <w:lang w:val="en-US"/>
        </w:rPr>
        <w:t xml:space="preserve"> lineages</w:t>
      </w:r>
    </w:p>
    <w:p w14:paraId="199DCC8F" w14:textId="6706EAAC" w:rsidR="00120F27" w:rsidRDefault="005020B2" w:rsidP="2CC4493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lang w:val="en-US"/>
        </w:rPr>
        <w:t>Having established the extent of motif elimination across the collection, we next</w:t>
      </w:r>
      <w:r>
        <w:rPr>
          <w:rFonts w:ascii="Times New Roman" w:eastAsia="Times New Roman" w:hAnsi="Times New Roman" w:cs="Times New Roman"/>
          <w:sz w:val="24"/>
          <w:szCs w:val="24"/>
        </w:rPr>
        <w:t xml:space="preserve"> examined</w:t>
      </w:r>
      <w:r>
        <w:rPr>
          <w:rFonts w:ascii="Times New Roman" w:eastAsia="Times New Roman" w:hAnsi="Times New Roman" w:cs="Times New Roman"/>
          <w:sz w:val="24"/>
          <w:szCs w:val="24"/>
          <w:lang w:val="en-US"/>
        </w:rPr>
        <w:t xml:space="preserve"> whether </w:t>
      </w:r>
      <w:r>
        <w:rPr>
          <w:rFonts w:ascii="Times New Roman" w:eastAsia="Times New Roman" w:hAnsi="Times New Roman" w:cs="Times New Roman"/>
          <w:sz w:val="24"/>
          <w:szCs w:val="24"/>
        </w:rPr>
        <w:t>vector minimization and subsequent SyToGen redesign affected core</w:t>
      </w:r>
    </w:p>
    <w:p w14:paraId="3FE86010" w14:textId="344F6073" w:rsidR="00120F27" w:rsidRDefault="007C6884" w:rsidP="00B2049D">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plasmid functionality, including replication and antibiotic selection</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To assess this, we compared three plasmid constructs in the genetically tractable laboratory strain </w:t>
      </w:r>
      <w:r>
        <w:rPr>
          <w:rFonts w:ascii="Times New Roman" w:eastAsia="Times New Roman" w:hAnsi="Times New Roman" w:cs="Times New Roman"/>
          <w:i/>
          <w:iCs/>
          <w:sz w:val="24"/>
          <w:szCs w:val="24"/>
        </w:rPr>
        <w:t>S. aureus</w:t>
      </w:r>
      <w:r>
        <w:rPr>
          <w:rFonts w:ascii="Times New Roman" w:eastAsia="Times New Roman" w:hAnsi="Times New Roman" w:cs="Times New Roman"/>
          <w:sz w:val="24"/>
          <w:szCs w:val="24"/>
        </w:rPr>
        <w:t xml:space="preserve"> JE2: the original shuttle vector pEPSA5 (used as a baseline control), the minimized backbone pScout, and the RM-silent derivative pScoutSynX. Transformation efficiencies significantly increased progressively across the three constructs (</w:t>
      </w:r>
      <w:r>
        <w:rPr>
          <w:rFonts w:ascii="Times New Roman" w:eastAsia="Times New Roman" w:hAnsi="Times New Roman" w:cs="Times New Roman"/>
          <w:b/>
          <w:bCs/>
          <w:sz w:val="24"/>
          <w:szCs w:val="24"/>
        </w:rPr>
        <w:t>Fig. 3b</w:t>
      </w:r>
      <w:r>
        <w:rPr>
          <w:rFonts w:ascii="Times New Roman" w:eastAsia="Times New Roman" w:hAnsi="Times New Roman" w:cs="Times New Roman"/>
          <w:sz w:val="24"/>
          <w:szCs w:val="24"/>
        </w:rPr>
        <w:t xml:space="preserve">). The unmodified pEPSA5 yielded an average of 2.64 × 10² CFU/µg of plasmid DNA, consistent with previously reported low efficiencies for </w:t>
      </w:r>
      <w:r>
        <w:rPr>
          <w:rFonts w:ascii="Times New Roman" w:eastAsia="Times New Roman" w:hAnsi="Times New Roman" w:cs="Times New Roman"/>
          <w:i/>
          <w:iCs/>
          <w:sz w:val="24"/>
          <w:szCs w:val="24"/>
        </w:rPr>
        <w:t>E.coli</w:t>
      </w:r>
      <w:r>
        <w:rPr>
          <w:rFonts w:ascii="Times New Roman" w:eastAsia="Times New Roman" w:hAnsi="Times New Roman" w:cs="Times New Roman"/>
          <w:sz w:val="24"/>
          <w:szCs w:val="24"/>
        </w:rPr>
        <w:t>-propagated plasmids when transformed into JE2. Minimization alone (pScout) significantly increased efficiency to an average of 3.69 × 10⁴ CFU/µg, representing an approximately 140-fold improvement relative to pEPSA5 (Brown-Forsythe and Welch ANOVA p&lt;0.0001).</w:t>
      </w:r>
      <w:r>
        <w:t xml:space="preserve"> </w:t>
      </w:r>
      <w:r>
        <w:rPr>
          <w:rFonts w:ascii="Times New Roman" w:eastAsia="Times New Roman" w:hAnsi="Times New Roman" w:cs="Times New Roman"/>
          <w:sz w:val="24"/>
          <w:szCs w:val="24"/>
        </w:rPr>
        <w:t xml:space="preserve">However, pScout still retained a single Type I RM target motif (AGGNNNNNGAT) recognized by the JE2 Type I system M.SauJE2II. Elimination of this remaining motif via pScoutSynX significantly increased efficiency further to an average of 3.17 × 10⁵ CFU/µg, an additional 8.6-fold improvement over pScout and ~1,200-fold relative to pEPSA5 (Brown-Forsythe and Welch ANOVA p&lt;0.0001). These progressive gains demonstrate that neither backbone minimization nor extensive RM-silencing compromised plasmid replication or antibiotic selection in </w:t>
      </w:r>
      <w:r>
        <w:rPr>
          <w:rFonts w:ascii="Times New Roman" w:eastAsia="Times New Roman" w:hAnsi="Times New Roman" w:cs="Times New Roman"/>
          <w:i/>
          <w:iCs/>
          <w:sz w:val="24"/>
          <w:szCs w:val="24"/>
        </w:rPr>
        <w:t>S. aureus</w:t>
      </w:r>
      <w:r>
        <w:rPr>
          <w:rFonts w:ascii="Times New Roman" w:eastAsia="Times New Roman" w:hAnsi="Times New Roman" w:cs="Times New Roman"/>
          <w:sz w:val="24"/>
          <w:szCs w:val="24"/>
        </w:rPr>
        <w:t>, instead incrementally improving transformation efficiency.</w:t>
      </w:r>
    </w:p>
    <w:p w14:paraId="01B0A059" w14:textId="391A9725" w:rsidR="00C93834" w:rsidRDefault="00162D4F" w:rsidP="00556663">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next evaluated whether these constructs could overcome restriction barriers in a previously intractable </w:t>
      </w:r>
      <w:r>
        <w:rPr>
          <w:rFonts w:ascii="Times New Roman" w:eastAsia="Times New Roman" w:hAnsi="Times New Roman" w:cs="Times New Roman"/>
          <w:i/>
          <w:iCs/>
          <w:sz w:val="24"/>
          <w:szCs w:val="24"/>
        </w:rPr>
        <w:t>S. aureus</w:t>
      </w:r>
      <w:r>
        <w:rPr>
          <w:rFonts w:ascii="Times New Roman" w:eastAsia="Times New Roman" w:hAnsi="Times New Roman" w:cs="Times New Roman"/>
          <w:sz w:val="24"/>
          <w:szCs w:val="24"/>
        </w:rPr>
        <w:t xml:space="preserve"> lineage.</w:t>
      </w:r>
      <w:r>
        <w:rPr>
          <w:rFonts w:ascii="Times New Roman" w:eastAsia="Times New Roman" w:hAnsi="Times New Roman" w:cs="Times New Roman"/>
          <w:sz w:val="24"/>
          <w:szCs w:val="24"/>
          <w:lang w:val="en-US"/>
        </w:rPr>
        <w:t xml:space="preserve"> The widely studied and highly virulent clinical isolate UAMS-1 (Clonal Complex 30)</w:t>
      </w:r>
      <w:r>
        <w:rPr>
          <w:rFonts w:ascii="Times New Roman" w:eastAsia="Times New Roman" w:hAnsi="Times New Roman" w:cs="Times New Roman"/>
          <w:sz w:val="24"/>
          <w:szCs w:val="24"/>
          <w:lang w:val="en-US"/>
        </w:rPr>
        <w:fldChar w:fldCharType="begin">
          <w:fldData xml:space="preserve">PEVuZE5vdGU+PENpdGU+PEF1dGhvcj5DYXNzYXQ8L0F1dGhvcj48WWVhcj4yMDA1PC9ZZWFyPjxS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</w:fldData>
        </w:fldChar>
      </w:r>
      <w:r>
        <w:rPr>
          <w:rFonts w:ascii="Times New Roman" w:eastAsia="Times New Roman" w:hAnsi="Times New Roman" w:cs="Times New Roman"/>
          <w:sz w:val="24"/>
          <w:szCs w:val="24"/>
          <w:lang w:val="en-US"/>
        </w:rPr>
        <w:instrText xml:space="preserve"> ADDIN EN.CITE </w:instrText>
      </w:r>
      <w:r>
        <w:rPr>
          <w:rFonts w:ascii="Times New Roman" w:eastAsia="Times New Roman" w:hAnsi="Times New Roman" w:cs="Times New Roman"/>
          <w:sz w:val="24"/>
          <w:szCs w:val="24"/>
          <w:lang w:val="en-US"/>
        </w:rPr>
        <w:fldChar w:fldCharType="begin">
          <w:fldData xml:space="preserve">PEVuZE5vdGU+PENpdGU+PEF1dGhvcj5DYXNzYXQ8L0F1dGhvcj48WWVhcj4yMDA1PC9ZZWFyPjxS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</w:fldData>
        </w:fldChar>
      </w:r>
      <w:r>
        <w:rPr>
          <w:rFonts w:ascii="Times New Roman" w:eastAsia="Times New Roman" w:hAnsi="Times New Roman" w:cs="Times New Roman"/>
          <w:sz w:val="24"/>
          <w:szCs w:val="24"/>
          <w:lang w:val="en-US"/>
        </w:rPr>
        <w:instrText xml:space="preserve"> ADDIN EN.CITE.DATA </w:instrText>
      </w:r>
      <w:r>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30-32</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has historically resisted in vitro genetic manipulation and </w:t>
      </w:r>
      <w:r>
        <w:rPr>
          <w:rFonts w:ascii="Times New Roman" w:eastAsia="Times New Roman" w:hAnsi="Times New Roman" w:cs="Times New Roman"/>
          <w:sz w:val="24"/>
          <w:szCs w:val="24"/>
        </w:rPr>
        <w:t>has been reported as intractable in its wild-type form due to lineage-specific restriction barriers</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&lt;EndNote&gt;&lt;Cite&gt;&lt;Author&gt;Monk&lt;/Author&gt;&lt;Year&gt;2012&lt;/Year&gt;&lt;RecNum&gt;120&lt;/RecNum&gt;&lt;DisplayText&gt;&lt;style face="superscript"&gt;10&lt;/style&gt;&lt;/DisplayText&gt;&lt;record&gt;&lt;rec-number&gt;120&lt;/rec-number&gt;&lt;foreign-keys&gt;&lt;key app="EN" db-id="a2dwrpf27tdx0ie0a9uvve2ypf5xa9s0902d" timestamp="1780590988"&gt;120&lt;/key&gt;&lt;/foreign-keys&gt;&lt;ref-type name="Journal Article"&gt;17&lt;/ref-type&gt;&lt;contributors&gt;&lt;authors&gt;&lt;author&gt;Monk, Ian R&lt;/author&gt;&lt;author&gt;Foster, Timothy J&lt;/author&gt;&lt;/authors&gt;&lt;/contributors&gt;&lt;titles&gt;&lt;title&gt;Genetic manipulation of Staphylococci—breaking through the barrier&lt;/title&gt;&lt;secondary-title&gt;Frontiers in cellular and infection microbiology&lt;/secondary-title&gt;&lt;/titles&gt;&lt;periodical&gt;&lt;full-title&gt;Frontiers in cellular and infection microbiology&lt;/full-title&gt;&lt;/periodical&gt;&lt;pages&gt;49&lt;/pages&gt;&lt;volume&gt;2&lt;/volume&gt;&lt;dates&gt;&lt;year&gt;2012&lt;/year&gt;&lt;/dates&gt;&lt;isbn&gt;2235-2988&lt;/isbn&gt;&lt;urls&gt;&lt;/urls&gt;&lt;/record&gt;&lt;/Cite&gt;&lt;/EndNote&gt;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10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lang w:val="en-US"/>
        </w:rPr>
        <w:t xml:space="preserve">. In one study, </w:t>
      </w:r>
      <w:r>
        <w:rPr>
          <w:rFonts w:ascii="Times New Roman" w:eastAsia="Times New Roman" w:hAnsi="Times New Roman" w:cs="Times New Roman"/>
          <w:sz w:val="24"/>
          <w:szCs w:val="24"/>
        </w:rPr>
        <w:t>transformation was achieved</w:t>
      </w:r>
      <w:r>
        <w:rPr>
          <w:rFonts w:ascii="Times New Roman" w:eastAsia="Times New Roman" w:hAnsi="Times New Roman" w:cs="Times New Roman"/>
          <w:sz w:val="24"/>
          <w:szCs w:val="24"/>
          <w:lang w:val="en-US"/>
        </w:rPr>
        <w:t xml:space="preserve"> in a UAMS-1 derivative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&lt;EndNote&gt;&lt;Cite&gt;&lt;Author&gt;Corvaglia&lt;/Author&gt;&lt;Year&gt;2010&lt;/Year&gt;&lt;RecNum&gt;126&lt;/RecNum&gt;&lt;DisplayText&gt;&lt;style face="superscript"&gt;33&lt;/style&gt;&lt;/DisplayText&gt;&lt;record&gt;&lt;rec-number&gt;126&lt;/rec-number&gt;&lt;foreign-keys&gt;&lt;key app="EN" db-id="a2dwrpf27tdx0ie0a9uvve2ypf5xa9s0902d" timestamp="1780594058"&gt;126&lt;/key&gt;&lt;/foreign-keys&gt;&lt;ref-type name="Journal Article"&gt;17&lt;/ref-type&gt;&lt;contributors&gt;&lt;authors&gt;&lt;author&gt;Corvaglia, Anna R&lt;/author&gt;&lt;author&gt;François, Patrice&lt;/author&gt;&lt;author&gt;Hernandez, David&lt;/author&gt;&lt;author&gt;Perron, Karl&lt;/author&gt;&lt;author&gt;Linder, Patrick&lt;/author&gt;&lt;author&gt;Schrenzel, Jacques&lt;/author&gt;&lt;/authors&gt;&lt;/contributors&gt;&lt;titles&gt;&lt;title&gt;A type III-like restriction endonuclease functions as a major barrier to horizontal gene transfer in clinical Staphylococcus aureus strains&lt;/title&gt;&lt;secondary-title&gt;Proceedings of the National Academy of Sciences&lt;/secondary-title&gt;&lt;/titles&gt;&lt;periodical&gt;&lt;full-title&gt;Proceedings of the National Academy of Sciences&lt;/full-title&gt;&lt;/periodical&gt;&lt;pages&gt;11954-11958&lt;/pages&gt;&lt;volume&gt;107&lt;/volume&gt;&lt;number&gt;26&lt;/number&gt;&lt;dates&gt;&lt;year&gt;2010&lt;/year&gt;&lt;/dates&gt;&lt;isbn&gt;0027-8424&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33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but only after targeted phage-mediated disruption of both its Type I and Type III restriction systems, and even in this engineered background efficiencies remained low (~10² CFU/µg). </w:t>
      </w:r>
      <w:r>
        <w:rPr>
          <w:rFonts w:ascii="Times New Roman" w:eastAsia="Times New Roman" w:hAnsi="Times New Roman" w:cs="Times New Roman"/>
          <w:sz w:val="24"/>
          <w:szCs w:val="24"/>
          <w:lang w:val="en-US"/>
        </w:rPr>
        <w:t xml:space="preserve">In one study, </w:t>
      </w:r>
      <w:r>
        <w:rPr>
          <w:rFonts w:ascii="Times New Roman" w:eastAsia="Times New Roman" w:hAnsi="Times New Roman" w:cs="Times New Roman"/>
          <w:sz w:val="24"/>
          <w:szCs w:val="24"/>
        </w:rPr>
        <w:t>transformation was achieved</w:t>
      </w:r>
      <w:r>
        <w:rPr>
          <w:rFonts w:ascii="Times New Roman" w:eastAsia="Times New Roman" w:hAnsi="Times New Roman" w:cs="Times New Roman"/>
          <w:sz w:val="24"/>
          <w:szCs w:val="24"/>
          <w:lang w:val="en-US"/>
        </w:rPr>
        <w:t xml:space="preserve"> in a UAMS-1 derivative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&lt;EndNote&gt;&lt;Cite&gt;&lt;Author&gt;Corvaglia&lt;/Author&gt;&lt;Year&gt;2010&lt;/Year&gt;&lt;RecNum&gt;126&lt;/RecNum&gt;&lt;DisplayText&gt;&lt;style face="superscript"&gt;33&lt;/style&gt;&lt;/DisplayText&gt;&lt;record&gt;&lt;rec-number&gt;126&lt;/rec-number&gt;&lt;foreign-keys&gt;&lt;key app="EN" db-id="a2dwrpf27tdx0ie0a9uvve2ypf5xa9s0902d" timestamp="1780594058"&gt;126&lt;/key&gt;&lt;/foreign-keys&gt;&lt;ref-type name="Journal Article"&gt;17&lt;/ref-type&gt;&lt;contributors&gt;&lt;authors&gt;&lt;author&gt;Corvaglia, Anna R&lt;/author&gt;&lt;author&gt;François, Patrice&lt;/author&gt;&lt;author&gt;Hernandez, David&lt;/author&gt;&lt;author&gt;Perron, Karl&lt;/author&gt;&lt;author&gt;Linder, Patrick&lt;/author&gt;&lt;author&gt;Schrenzel, Jacques&lt;/author&gt;&lt;/authors&gt;&lt;/contributors&gt;&lt;titles&gt;&lt;title&gt;A type III-like restriction endonuclease functions as a major barrier to horizontal gene transfer in clinical Staphylococcus aureus strains&lt;/title&gt;&lt;secondary-title&gt;Proceedings of the National Academy of Sciences&lt;/secondary-title&gt;&lt;/titles&gt;&lt;periodical&gt;&lt;full-title&gt;Proceedings of the National Academy of Sciences&lt;/full-title&gt;&lt;/periodical&gt;&lt;pages&gt;11954-11958&lt;/pages&gt;&lt;volume&gt;107&lt;/volume&gt;&lt;number&gt;26&lt;/number&gt;&lt;dates&gt;&lt;year&gt;2010&lt;/year&gt;&lt;/dates&gt;&lt;isbn&gt;0027-8424&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33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but only after targeted phage-mediated disruption of both its Type I and Type III restriction systems, and even in this engineered background efficiencies remained low (~10² CFU/µg). </w:t>
      </w:r>
    </w:p>
    <w:p w14:paraId="018D498E" w14:textId="0632B8DB" w:rsidR="005A5B34" w:rsidRDefault="00630CED" w:rsidP="00F509DC">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Consistent with these reports, our initial repeated attempts to introduce pEPSA5 into wild-type UAMS-1 under standard transformation conditions yielded no detectable transformants (not shown).</w:t>
      </w:r>
      <w:r>
        <w:rPr>
          <w:lang w:val="en-US"/>
        </w:rPr>
        <w:t xml:space="preserve"> </w:t>
      </w:r>
      <w:r>
        <w:rPr>
          <w:rFonts w:ascii="Times New Roman" w:eastAsia="Times New Roman" w:hAnsi="Times New Roman" w:cs="Times New Roman"/>
          <w:sz w:val="24"/>
          <w:szCs w:val="24"/>
          <w:lang w:val="en-US"/>
        </w:rPr>
        <w:t>Vector minimization alone rendered pScout RM-silent in UAMS-1, and pScoutSynX is likewise RM-silent in this strain (</w:t>
      </w:r>
      <w:r>
        <w:rPr>
          <w:rFonts w:ascii="Times New Roman" w:eastAsia="Times New Roman" w:hAnsi="Times New Roman" w:cs="Times New Roman"/>
          <w:b/>
          <w:bCs/>
          <w:sz w:val="24"/>
          <w:szCs w:val="24"/>
          <w:lang w:val="en-US"/>
        </w:rPr>
        <w:t>Supplementary Table 2</w:t>
      </w:r>
      <w:r>
        <w:rPr>
          <w:rFonts w:ascii="Times New Roman" w:eastAsia="Times New Roman" w:hAnsi="Times New Roman" w:cs="Times New Roman"/>
          <w:sz w:val="24"/>
          <w:szCs w:val="24"/>
          <w:lang w:val="en-US"/>
        </w:rPr>
        <w:t>). As pScoutSynX was designed to enable systematic optimization of transformation conditions independent of RM restriction, we used this plasmid to iteratively refine competent-cell preparation and electroporation parameters for wild-type UAMS-1. Using conditions from JE2 transformation efforts, variation of UAMS-1 growth phase at competent cell harvest, electroporation voltage, and final cell density produced stepwise increases in transformation efficiency as strain-specific conditions were optimized (</w:t>
      </w:r>
      <w:r>
        <w:rPr>
          <w:rFonts w:ascii="Times New Roman" w:eastAsia="Times New Roman" w:hAnsi="Times New Roman" w:cs="Times New Roman"/>
          <w:b/>
          <w:sz w:val="24"/>
          <w:szCs w:val="24"/>
          <w:lang w:val="en-US"/>
        </w:rPr>
        <w:t xml:space="preserve">Fig. </w:t>
      </w:r>
      <w:r>
        <w:rPr>
          <w:rFonts w:ascii="Times New Roman" w:eastAsia="Times New Roman" w:hAnsi="Times New Roman" w:cs="Times New Roman"/>
          <w:b/>
          <w:bCs/>
          <w:sz w:val="24"/>
          <w:szCs w:val="24"/>
          <w:lang w:val="en-US"/>
        </w:rPr>
        <w:t>3c</w:t>
      </w:r>
      <w:r>
        <w:rPr>
          <w:rFonts w:ascii="Times New Roman" w:eastAsia="Times New Roman" w:hAnsi="Times New Roman" w:cs="Times New Roman"/>
          <w:sz w:val="24"/>
          <w:szCs w:val="24"/>
          <w:lang w:val="en-US"/>
        </w:rPr>
        <w:t>), with initial values in the 10⁶ CFU/µg range for pScoutSynX.</w:t>
      </w:r>
      <w:r>
        <w:rPr>
          <w:lang w:val="en-US"/>
        </w:rPr>
        <w:t xml:space="preserve"> </w:t>
      </w:r>
      <w:r>
        <w:rPr>
          <w:rFonts w:ascii="Times New Roman" w:eastAsia="Times New Roman" w:hAnsi="Times New Roman" w:cs="Times New Roman"/>
          <w:sz w:val="24"/>
          <w:szCs w:val="24"/>
          <w:lang w:val="en-US"/>
        </w:rPr>
        <w:t>Under the final optimized protocol (</w:t>
      </w:r>
      <w:r>
        <w:rPr>
          <w:rFonts w:ascii="Times New Roman" w:eastAsia="Times New Roman" w:hAnsi="Times New Roman" w:cs="Times New Roman"/>
          <w:b/>
          <w:bCs/>
          <w:sz w:val="24"/>
          <w:szCs w:val="24"/>
          <w:lang w:val="en-US"/>
        </w:rPr>
        <w:t>Methods</w:t>
      </w:r>
      <w:r>
        <w:rPr>
          <w:rFonts w:ascii="Times New Roman" w:eastAsia="Times New Roman" w:hAnsi="Times New Roman" w:cs="Times New Roman"/>
          <w:sz w:val="24"/>
          <w:szCs w:val="24"/>
          <w:lang w:val="en-US"/>
        </w:rPr>
        <w:t xml:space="preserve">), both pScout and pScoutSynX achieved similarly high average efficiencies in UAMS-1 (1.42 × 10⁷ and 1.8 × 10⁷ CFU/µg, respectively; </w:t>
      </w:r>
      <w:r>
        <w:rPr>
          <w:rFonts w:ascii="Times New Roman" w:eastAsia="Times New Roman" w:hAnsi="Times New Roman" w:cs="Times New Roman"/>
          <w:b/>
          <w:sz w:val="24"/>
          <w:szCs w:val="24"/>
          <w:lang w:val="en-US"/>
        </w:rPr>
        <w:t xml:space="preserve">Fig. </w:t>
      </w:r>
      <w:r>
        <w:rPr>
          <w:rFonts w:ascii="Times New Roman" w:eastAsia="Times New Roman" w:hAnsi="Times New Roman" w:cs="Times New Roman"/>
          <w:b/>
          <w:bCs/>
          <w:sz w:val="24"/>
          <w:szCs w:val="24"/>
          <w:lang w:val="en-US"/>
        </w:rPr>
        <w:t>3d</w:t>
      </w:r>
      <w:r>
        <w:rPr>
          <w:rFonts w:ascii="Times New Roman" w:eastAsia="Times New Roman" w:hAnsi="Times New Roman" w:cs="Times New Roman"/>
          <w:sz w:val="24"/>
          <w:szCs w:val="24"/>
          <w:lang w:val="en-US"/>
        </w:rPr>
        <w:t>)</w:t>
      </w:r>
      <w:r>
        <w:rPr>
          <w:lang w:val="en-US"/>
        </w:rPr>
        <w:t xml:space="preserve"> </w:t>
      </w:r>
      <w:r>
        <w:rPr>
          <w:rFonts w:ascii="Times New Roman" w:eastAsia="Times New Roman" w:hAnsi="Times New Roman" w:cs="Times New Roman"/>
          <w:sz w:val="24"/>
          <w:szCs w:val="24"/>
          <w:lang w:val="en-US"/>
        </w:rPr>
        <w:t>consistent with their shared RM-silent status in this genetic background. These efficiencies exceed previously reported values for restriction-deficient UAMS-1 mutants</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&lt;EndNote&gt;&lt;Cite&gt;&lt;Author&gt;Corvaglia&lt;/Author&gt;&lt;Year&gt;2010&lt;/Year&gt;&lt;RecNum&gt;126&lt;/RecNum&gt;&lt;DisplayText&gt;&lt;style face="superscript"&gt;33&lt;/style&gt;&lt;/DisplayText&gt;&lt;record&gt;&lt;rec-number&gt;126&lt;/rec-number&gt;&lt;foreign-keys&gt;&lt;key app="EN" db-id="a2dwrpf27tdx0ie0a9uvve2ypf5xa9s0902d" timestamp="1780594058"&gt;126&lt;/key&gt;&lt;/foreign-keys&gt;&lt;ref-type name="Journal Article"&gt;17&lt;/ref-type&gt;&lt;contributors&gt;&lt;authors&gt;&lt;author&gt;Corvaglia, Anna R&lt;/author&gt;&lt;author&gt;François, Patrice&lt;/author&gt;&lt;author&gt;Hernandez, David&lt;/author&gt;&lt;author&gt;Perron, Karl&lt;/author&gt;&lt;author&gt;Linder, Patrick&lt;/author&gt;&lt;author&gt;Schrenzel, Jacques&lt;/author&gt;&lt;/authors&gt;&lt;/contributors&gt;&lt;titles&gt;&lt;title&gt;A type III-like restriction endonuclease functions as a major barrier to horizontal gene transfer in clinical Staphylococcus aureus strains&lt;/title&gt;&lt;secondary-title&gt;Proceedings of the National Academy of Sciences&lt;/secondary-title&gt;&lt;/titles&gt;&lt;periodical&gt;&lt;full-title&gt;Proceedings of the National Academy of Sciences&lt;/full-title&gt;&lt;/periodical&gt;&lt;pages&gt;11954-11958&lt;/pages&gt;&lt;volume&gt;107&lt;/volume&gt;&lt;number&gt;26&lt;/number&gt;&lt;dates&gt;&lt;year&gt;2010&lt;/year&gt;&lt;/dates&gt;&lt;isbn&gt;0027-8424&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33</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by approximately five orders of magnitude and were achieved </w:t>
      </w:r>
      <w:r>
        <w:rPr>
          <w:rFonts w:ascii="Times New Roman" w:eastAsia="Times New Roman" w:hAnsi="Times New Roman" w:cs="Times New Roman"/>
          <w:sz w:val="24"/>
          <w:szCs w:val="24"/>
          <w:lang w:val="en-US"/>
        </w:rPr>
        <w:lastRenderedPageBreak/>
        <w:t xml:space="preserve">using plasmid DNA propagated directly in </w:t>
      </w:r>
      <w:r>
        <w:rPr>
          <w:rFonts w:ascii="Times New Roman" w:eastAsia="Times New Roman" w:hAnsi="Times New Roman" w:cs="Times New Roman"/>
          <w:i/>
          <w:iCs/>
          <w:sz w:val="24"/>
          <w:szCs w:val="24"/>
          <w:lang w:val="en-US"/>
        </w:rPr>
        <w:t xml:space="preserve">E. </w:t>
      </w:r>
      <w:r>
        <w:rPr>
          <w:rFonts w:ascii="Times New Roman" w:eastAsia="Times New Roman" w:hAnsi="Times New Roman" w:cs="Times New Roman"/>
          <w:i/>
          <w:sz w:val="24"/>
          <w:szCs w:val="24"/>
          <w:lang w:val="en-US"/>
        </w:rPr>
        <w:t>coli</w:t>
      </w:r>
      <w:r>
        <w:rPr>
          <w:rFonts w:ascii="Times New Roman" w:eastAsia="Times New Roman" w:hAnsi="Times New Roman" w:cs="Times New Roman"/>
          <w:sz w:val="24"/>
          <w:szCs w:val="24"/>
          <w:lang w:val="en-US"/>
        </w:rPr>
        <w:t>, without any genetic modification of the wild-type UAMS-1 recipient strain.</w:t>
      </w:r>
    </w:p>
    <w:p w14:paraId="5FDFE1A1" w14:textId="762F54CF" w:rsidR="006A4223" w:rsidRDefault="009414B2" w:rsidP="00AF36E2">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established highly efficient transformation of wild-type UAMS-1 using </w:t>
      </w:r>
      <w:r>
        <w:rPr>
          <w:rFonts w:ascii="Times New Roman" w:eastAsia="Times New Roman" w:hAnsi="Times New Roman" w:cs="Times New Roman"/>
          <w:sz w:val="24"/>
          <w:szCs w:val="24"/>
          <w:lang w:val="en-US"/>
        </w:rPr>
        <w:t>pScoutSynX</w:t>
      </w:r>
      <w:r>
        <w:rPr>
          <w:rFonts w:ascii="Times New Roman" w:eastAsia="Times New Roman" w:hAnsi="Times New Roman" w:cs="Times New Roman"/>
          <w:sz w:val="24"/>
          <w:szCs w:val="24"/>
        </w:rPr>
        <w:t>, we next asked whether the resulting optimized protocol could support introduction of additional genetic tools that had not been redesigned to evade UAMS-1 RM barriers. Under these conditions,</w:t>
      </w:r>
      <w:r>
        <w:rPr>
          <w:rFonts w:ascii="Times New Roman" w:eastAsia="Times New Roman" w:hAnsi="Times New Roman" w:cs="Times New Roman"/>
          <w:sz w:val="24"/>
          <w:szCs w:val="24"/>
          <w:lang w:val="en-US"/>
        </w:rPr>
        <w:t xml:space="preserve"> introduction of the original unmodified pEPSA5 backbone into wild-type UAMS-1 yielded measurable transformants (10⁵ CFU/µg, </w:t>
      </w:r>
      <w:r>
        <w:rPr>
          <w:rFonts w:ascii="Times New Roman" w:eastAsia="Times New Roman" w:hAnsi="Times New Roman" w:cs="Times New Roman"/>
          <w:b/>
          <w:sz w:val="24"/>
          <w:szCs w:val="24"/>
          <w:lang w:val="en-US"/>
        </w:rPr>
        <w:t xml:space="preserve">Fig. </w:t>
      </w:r>
      <w:r>
        <w:rPr>
          <w:rFonts w:ascii="Times New Roman" w:eastAsia="Times New Roman" w:hAnsi="Times New Roman" w:cs="Times New Roman"/>
          <w:b/>
          <w:bCs/>
          <w:sz w:val="24"/>
          <w:szCs w:val="24"/>
          <w:lang w:val="en-US"/>
        </w:rPr>
        <w:t>3d</w:t>
      </w:r>
      <w:r>
        <w:rPr>
          <w:rFonts w:ascii="Times New Roman" w:eastAsia="Times New Roman" w:hAnsi="Times New Roman" w:cs="Times New Roman"/>
          <w:sz w:val="24"/>
          <w:szCs w:val="24"/>
          <w:lang w:val="en-US"/>
        </w:rPr>
        <w:t>). Similarly, additional reporter plasmids pCM29-GFP and pHC48-RFP, carrying distinct fluorescent reporter cassettes, were successfully introduced at efficiencies ranging from 10⁴ to 3 × 10⁵ CFU/µg under the optimized protocol (</w:t>
      </w:r>
      <w:r>
        <w:rPr>
          <w:rFonts w:ascii="Times New Roman" w:eastAsia="Times New Roman" w:hAnsi="Times New Roman" w:cs="Times New Roman"/>
          <w:b/>
          <w:sz w:val="24"/>
          <w:szCs w:val="24"/>
          <w:lang w:val="en-US"/>
        </w:rPr>
        <w:t xml:space="preserve">Fig. </w:t>
      </w:r>
      <w:r>
        <w:rPr>
          <w:rFonts w:ascii="Times New Roman" w:eastAsia="Times New Roman" w:hAnsi="Times New Roman" w:cs="Times New Roman"/>
          <w:b/>
          <w:bCs/>
          <w:sz w:val="24"/>
          <w:szCs w:val="24"/>
          <w:lang w:val="en-US"/>
        </w:rPr>
        <w:t>3e-f</w:t>
      </w:r>
      <w:r>
        <w:rPr>
          <w:rFonts w:ascii="Times New Roman" w:eastAsia="Times New Roman" w:hAnsi="Times New Roman" w:cs="Times New Roman"/>
          <w:sz w:val="24"/>
          <w:szCs w:val="24"/>
          <w:lang w:val="en-US"/>
        </w:rPr>
        <w:t xml:space="preserve">) despite also retaining RM </w:t>
      </w:r>
      <w:del w:id="1103" w:author="Bouzek,Heather K" w:date="2026-08-23T23:58:00Z" w16du:dateUtc="2026-08-24T04:58:00Z">
        <w:r>
          <w:rPr>
            <w:rFonts w:ascii="Times New Roman" w:eastAsia="Times New Roman" w:hAnsi="Times New Roman" w:cs="Times New Roman"/>
            <w:sz w:val="24"/>
            <w:szCs w:val="24"/>
            <w:lang w:val="en-US"/>
          </w:rPr>
          <w:delText>motifs</w:delText>
        </w:r>
      </w:del>
      <w:ins w:id="1104" w:author="Bouzek,Heather K" w:date="2026-08-23T23:58:00Z" w16du:dateUtc="2026-08-24T04:58:00Z">
        <w:r>
          <w:rPr>
            <w:rFonts w:ascii="Times New Roman" w:eastAsia="Times New Roman" w:hAnsi="Times New Roman" w:cs="Times New Roman"/>
            <w:sz w:val="24"/>
            <w:szCs w:val="24"/>
            <w:lang w:val="en-US"/>
          </w:rPr>
          <w:t>motif</w:t>
        </w:r>
      </w:ins>
      <w:r>
        <w:rPr>
          <w:rFonts w:ascii="Times New Roman" w:eastAsia="Times New Roman" w:hAnsi="Times New Roman" w:cs="Times New Roman"/>
          <w:sz w:val="24"/>
          <w:szCs w:val="24"/>
          <w:lang w:val="en-US"/>
        </w:rPr>
        <w:t xml:space="preserve"> recognized by UAMS-1. For such reporter constructs, even a small number of successful transformants is sufficient to establish fluorescently labeled strains (</w:t>
      </w:r>
      <w:r>
        <w:rPr>
          <w:rFonts w:ascii="Times New Roman" w:eastAsia="Times New Roman" w:hAnsi="Times New Roman" w:cs="Times New Roman"/>
          <w:b/>
          <w:sz w:val="24"/>
          <w:szCs w:val="24"/>
          <w:lang w:val="en-US"/>
        </w:rPr>
        <w:t xml:space="preserve">Fig. </w:t>
      </w:r>
      <w:r>
        <w:rPr>
          <w:rFonts w:ascii="Times New Roman" w:eastAsia="Times New Roman" w:hAnsi="Times New Roman" w:cs="Times New Roman"/>
          <w:b/>
          <w:bCs/>
          <w:sz w:val="24"/>
          <w:szCs w:val="24"/>
          <w:lang w:val="en-US"/>
        </w:rPr>
        <w:t>3g</w:t>
      </w:r>
      <w:r>
        <w:rPr>
          <w:rFonts w:ascii="Times New Roman" w:eastAsia="Times New Roman" w:hAnsi="Times New Roman" w:cs="Times New Roman"/>
          <w:b/>
          <w:sz w:val="24"/>
          <w:szCs w:val="24"/>
          <w:lang w:val="en-US"/>
        </w:rPr>
        <w: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making modest transformation efficiencies adequate for routine strain construction and phenotypic studies</w:t>
      </w:r>
      <w:r>
        <w:rPr>
          <w:rFonts w:ascii="Times New Roman" w:eastAsia="Times New Roman" w:hAnsi="Times New Roman" w:cs="Times New Roman"/>
          <w:sz w:val="24"/>
          <w:szCs w:val="24"/>
          <w:lang w:val="en-US"/>
        </w:rPr>
        <w:t xml:space="preserve">. In contrast, genome editing systems based on CRISPR-Cas require substantially higher transformation </w:t>
      </w:r>
      <w:commentRangeStart w:id="1105"/>
      <w:r>
        <w:rPr>
          <w:rFonts w:ascii="Times New Roman" w:eastAsia="Times New Roman" w:hAnsi="Times New Roman" w:cs="Times New Roman"/>
          <w:sz w:val="24"/>
          <w:szCs w:val="24"/>
          <w:lang w:val="en-US"/>
        </w:rPr>
        <w:t>efficiencies</w:t>
      </w:r>
      <w:commentRangeEnd w:id="1105"/>
      <w:r>
        <w:rPr>
          <w:rStyle w:val="CommentReference"/>
          <w:rFonts w:ascii="Times New Roman" w:eastAsia="Times New Roman" w:hAnsi="Times New Roman" w:cs="Times New Roman"/>
          <w:sz w:val="24"/>
          <w:szCs w:val="24"/>
          <w:lang w:val="en-US"/>
        </w:rPr>
        <w:commentReference w:id="1105"/>
      </w:r>
      <w:r>
        <w:rPr>
          <w:rFonts w:ascii="Times New Roman" w:eastAsia="Times New Roman" w:hAnsi="Times New Roman" w:cs="Times New Roman"/>
          <w:sz w:val="24"/>
          <w:szCs w:val="24"/>
          <w:lang w:val="en-US"/>
        </w:rPr>
        <w:t>, as editing relies on recovery of rare recombination events following Cas-mediated selection. When we introduced the large CRISPR-Cas plasmid pCasSA</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&lt;EndNote&gt;&lt;Cite&gt;&lt;Author&gt;Chen&lt;/Author&gt;&lt;Year&gt;2017&lt;/Year&gt;&lt;RecNum&gt;130&lt;/RecNum&gt;&lt;DisplayText&gt;&lt;style face="superscript"&gt;34&lt;/style&gt;&lt;/DisplayText&gt;&lt;record&gt;&lt;rec-number&gt;130&lt;/rec-number&gt;&lt;foreign-keys&gt;&lt;key app="EN" db-id="a2dwrpf27tdx0ie0a9uvve2ypf5xa9s0902d" timestamp="1780602351"&gt;130&lt;/key&gt;&lt;/foreign-keys&gt;&lt;ref-type name="Journal Article"&gt;17&lt;/ref-type&gt;&lt;contributors&gt;&lt;authors&gt;&lt;author&gt;Chen, Weizhong&lt;/author&gt;&lt;author&gt;Zhang, Yifei&lt;/author&gt;&lt;author&gt;Yeo, Won-Sik&lt;/author&gt;&lt;author&gt;Bae, Taeok&lt;/author&gt;&lt;author&gt;Ji, Quanjiang&lt;/author&gt;&lt;/authors&gt;&lt;/contributors&gt;&lt;titles&gt;&lt;title&gt;Rapid and efficient genome editing in Staphylococcus aureus by using an engineered CRISPR/Cas9 system&lt;/title&gt;&lt;secondary-title&gt;Journal of the American Chemical Society&lt;/secondary-title&gt;&lt;/titles&gt;&lt;periodical&gt;&lt;full-title&gt;Journal of the American Chemical Society&lt;/full-title&gt;&lt;/periodical&gt;&lt;pages&gt;3790-3795&lt;/pages&gt;&lt;volume&gt;139&lt;/volume&gt;&lt;number&gt;10&lt;/number&gt;&lt;dates&gt;&lt;year&gt;2017&lt;/year&gt;&lt;/dates&gt;&lt;isbn&gt;0002-7863&lt;/isbn&gt;&lt;urls&gt;&lt;/urls&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vertAlign w:val="superscript"/>
          <w:lang w:val="en-US"/>
        </w:rPr>
        <w:t>34</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which </w:t>
      </w:r>
      <w:r>
        <w:rPr>
          <w:rFonts w:ascii="Times New Roman" w:eastAsia="Times New Roman" w:hAnsi="Times New Roman" w:cs="Times New Roman"/>
          <w:sz w:val="24"/>
          <w:szCs w:val="24"/>
        </w:rPr>
        <w:t>encodes the Cas9 nuclease and associated editing components</w:t>
      </w:r>
      <w:r>
        <w:rPr>
          <w:rFonts w:ascii="Times New Roman" w:eastAsia="Times New Roman" w:hAnsi="Times New Roman" w:cs="Times New Roman"/>
          <w:sz w:val="24"/>
          <w:szCs w:val="24"/>
          <w:lang w:val="en-US"/>
        </w:rPr>
        <w:t>, UAMS-1 transformation efficiencies dropped dramatically, yielding only 0–10 colonies per transformation</w:t>
      </w:r>
      <w:r>
        <w:rPr>
          <w:rFonts w:ascii="Times New Roman" w:eastAsia="Times New Roman" w:hAnsi="Times New Roman" w:cs="Times New Roman"/>
          <w:b/>
          <w:sz w:val="24"/>
          <w:szCs w:val="24"/>
          <w:lang w:val="en-US"/>
        </w:rPr>
        <w:t xml:space="preserve"> (Fig. </w:t>
      </w:r>
      <w:r>
        <w:rPr>
          <w:rFonts w:ascii="Times New Roman" w:eastAsia="Times New Roman" w:hAnsi="Times New Roman" w:cs="Times New Roman"/>
          <w:b/>
          <w:bCs/>
          <w:sz w:val="24"/>
          <w:szCs w:val="24"/>
          <w:lang w:val="en-US"/>
        </w:rPr>
        <w:t>3e, Fig. 3h</w:t>
      </w:r>
      <w:r>
        <w:rPr>
          <w:rFonts w:ascii="Times New Roman" w:eastAsia="Times New Roman" w:hAnsi="Times New Roman" w:cs="Times New Roman"/>
          <w:b/>
          <w:sz w:val="24"/>
          <w:szCs w:val="24"/>
          <w:lang w:val="en-US"/>
        </w:rPr>
        <w:t>)</w:t>
      </w:r>
      <w:r>
        <w:rPr>
          <w:rFonts w:ascii="Times New Roman" w:eastAsia="Times New Roman" w:hAnsi="Times New Roman" w:cs="Times New Roman"/>
          <w:sz w:val="24"/>
          <w:szCs w:val="24"/>
          <w:lang w:val="en-US"/>
        </w:rPr>
        <w:t xml:space="preserve">. This poor performance was consistent with both the large size of pCasSA (10.24 kbp) and its high RM-target burden, which included 12 </w:t>
      </w:r>
      <w:del w:id="1106" w:author="Bouzek,Heather K" w:date="2026-08-23T23:58:00Z" w16du:dateUtc="2026-08-24T04:58:00Z">
        <w:r>
          <w:rPr>
            <w:rFonts w:ascii="Times New Roman" w:eastAsia="Times New Roman" w:hAnsi="Times New Roman" w:cs="Times New Roman"/>
            <w:sz w:val="24"/>
            <w:szCs w:val="24"/>
            <w:lang w:val="en-US"/>
          </w:rPr>
          <w:delText>motifs</w:delText>
        </w:r>
      </w:del>
      <w:ins w:id="1107" w:author="Bouzek,Heather K" w:date="2026-08-23T23:58:00Z" w16du:dateUtc="2026-08-24T04:58:00Z">
        <w:r>
          <w:rPr>
            <w:rFonts w:ascii="Times New Roman" w:eastAsia="Times New Roman" w:hAnsi="Times New Roman" w:cs="Times New Roman"/>
            <w:sz w:val="24"/>
            <w:szCs w:val="24"/>
            <w:lang w:val="en-US"/>
          </w:rPr>
          <w:t>motif</w:t>
        </w:r>
      </w:ins>
      <w:r>
        <w:rPr>
          <w:rFonts w:ascii="Times New Roman" w:eastAsia="Times New Roman" w:hAnsi="Times New Roman" w:cs="Times New Roman"/>
          <w:sz w:val="24"/>
          <w:szCs w:val="24"/>
          <w:lang w:val="en-US"/>
        </w:rPr>
        <w:t xml:space="preserve"> recognized by the two Type-I RM systems present in UAMS-1. To address these limitations, we returned to SyToGen and redesigned the pCasSA backbone,</w:t>
      </w:r>
      <w:r>
        <w:rPr>
          <w:rFonts w:ascii="Times New Roman" w:eastAsia="Times New Roman" w:hAnsi="Times New Roman" w:cs="Times New Roman"/>
          <w:sz w:val="24"/>
          <w:szCs w:val="24"/>
        </w:rPr>
        <w:t xml:space="preserve"> transferring only the essential editing components into the minicircle-compatible pMC architecture, producing an 8.42 kb minicircle and eliminating six RM target </w:t>
      </w:r>
      <w:del w:id="1108" w:author="Bouzek,Heather K" w:date="2026-08-23T23:58:00Z" w16du:dateUtc="2026-08-24T04:58:00Z">
        <w:r>
          <w:rPr>
            <w:rFonts w:ascii="Times New Roman" w:eastAsia="Times New Roman" w:hAnsi="Times New Roman" w:cs="Times New Roman"/>
            <w:sz w:val="24"/>
            <w:szCs w:val="24"/>
          </w:rPr>
          <w:delText>motifs</w:delText>
        </w:r>
      </w:del>
      <w:ins w:id="1109" w:author="Bouzek,Heather K" w:date="2026-08-23T23:58:00Z" w16du:dateUtc="2026-08-24T04:58:00Z">
        <w:r>
          <w:rPr>
            <w:rFonts w:ascii="Times New Roman" w:eastAsia="Times New Roman" w:hAnsi="Times New Roman" w:cs="Times New Roman"/>
            <w:sz w:val="24"/>
            <w:szCs w:val="24"/>
          </w:rPr>
          <w:t>motif</w:t>
        </w:r>
      </w:ins>
      <w:r>
        <w:rPr>
          <w:rFonts w:ascii="Times New Roman" w:eastAsia="Times New Roman" w:hAnsi="Times New Roman" w:cs="Times New Roman"/>
          <w:sz w:val="24"/>
          <w:szCs w:val="24"/>
        </w:rPr>
        <w:t xml:space="preserve"> in the process. The remaining six </w:t>
      </w:r>
      <w:del w:id="1110" w:author="Bouzek,Heather K" w:date="2026-08-23T23:58:00Z" w16du:dateUtc="2026-08-24T04:58:00Z">
        <w:r>
          <w:rPr>
            <w:rFonts w:ascii="Times New Roman" w:eastAsia="Times New Roman" w:hAnsi="Times New Roman" w:cs="Times New Roman"/>
            <w:sz w:val="24"/>
            <w:szCs w:val="24"/>
          </w:rPr>
          <w:delText>motifs</w:delText>
        </w:r>
      </w:del>
      <w:ins w:id="1111" w:author="Bouzek,Heather K" w:date="2026-08-23T23:58:00Z" w16du:dateUtc="2026-08-24T04:58:00Z">
        <w:r>
          <w:rPr>
            <w:rFonts w:ascii="Times New Roman" w:eastAsia="Times New Roman" w:hAnsi="Times New Roman" w:cs="Times New Roman"/>
            <w:sz w:val="24"/>
            <w:szCs w:val="24"/>
          </w:rPr>
          <w:t>motif</w:t>
        </w:r>
      </w:ins>
      <w:r>
        <w:rPr>
          <w:rFonts w:ascii="Times New Roman" w:eastAsia="Times New Roman" w:hAnsi="Times New Roman" w:cs="Times New Roman"/>
          <w:sz w:val="24"/>
          <w:szCs w:val="24"/>
        </w:rPr>
        <w:t xml:space="preserve"> were subsequently removed using SyToGen-guided sequence redesign, generating the fully RM-silent construct pCasSA_Syn. This redesigned construct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lastRenderedPageBreak/>
        <w:t>yielded transformation efficiencies ranging from ~6 × 10⁴ to 3.7 × 10⁵ CFU/µg (</w:t>
      </w:r>
      <w:r>
        <w:rPr>
          <w:rFonts w:ascii="Times New Roman" w:eastAsia="Times New Roman" w:hAnsi="Times New Roman" w:cs="Times New Roman"/>
          <w:b/>
          <w:sz w:val="24"/>
          <w:szCs w:val="24"/>
          <w:lang w:val="en-US"/>
        </w:rPr>
        <w:t xml:space="preserve">Fig. </w:t>
      </w:r>
      <w:r>
        <w:rPr>
          <w:rFonts w:ascii="Times New Roman" w:eastAsia="Times New Roman" w:hAnsi="Times New Roman" w:cs="Times New Roman"/>
          <w:b/>
          <w:bCs/>
          <w:sz w:val="24"/>
          <w:szCs w:val="24"/>
          <w:lang w:val="en-US"/>
        </w:rPr>
        <w:t>3h</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providing a transformation baseline</w:t>
      </w:r>
      <w:r>
        <w:rPr>
          <w:rFonts w:ascii="Times New Roman" w:eastAsia="Times New Roman" w:hAnsi="Times New Roman" w:cs="Times New Roman"/>
          <w:sz w:val="24"/>
          <w:szCs w:val="24"/>
          <w:lang w:val="en-US"/>
        </w:rPr>
        <w:t xml:space="preserve"> compatible with routine CRISPR-based </w:t>
      </w:r>
      <w:r>
        <w:rPr>
          <w:rFonts w:ascii="Times New Roman" w:eastAsia="Times New Roman" w:hAnsi="Times New Roman" w:cs="Times New Roman"/>
          <w:sz w:val="24"/>
          <w:szCs w:val="24"/>
        </w:rPr>
        <w:t>genome engineering workflows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Collectively, these findings demonstrate that SyToGen-enabled RM-silent vectors can be used to gain genetic access to previously intractable strains, establish transformation conditions that can subsequently be applied to conventional plasmids, and improve the performance of more complex genetic tools through targeted minimization and </w:t>
      </w:r>
      <w:r>
        <w:rPr>
          <w:rFonts w:ascii="Times New Roman" w:eastAsia="Times New Roman" w:hAnsi="Times New Roman" w:cs="Times New Roman"/>
          <w:noProof/>
          <w:sz w:val="24"/>
          <w:szCs w:val="24"/>
        </w:rPr>
        <w:drawing>
          <wp:anchor distT="0" distB="0" distL="114300" distR="114300" simplePos="0" relativeHeight="251658241" behindDoc="1" locked="0" layoutInCell="1" allowOverlap="1" wp14:anchorId="546ED937" wp14:editId="6D932326">
            <wp:simplePos x="0" y="0"/>
            <wp:positionH relativeFrom="margin">
              <wp:posOffset>-1270</wp:posOffset>
            </wp:positionH>
            <wp:positionV relativeFrom="paragraph">
              <wp:posOffset>882576</wp:posOffset>
            </wp:positionV>
            <wp:extent cx="5734685" cy="4987925"/>
            <wp:effectExtent l="0" t="0" r="0" b="3175"/>
            <wp:wrapTight wrapText="bothSides">
              <wp:wrapPolygon edited="0">
                <wp:start x="0" y="0"/>
                <wp:lineTo x="0" y="21531"/>
                <wp:lineTo x="21526" y="21531"/>
                <wp:lineTo x="21526" y="0"/>
                <wp:lineTo x="0" y="0"/>
              </wp:wrapPolygon>
            </wp:wrapTight>
            <wp:docPr id="120534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46543" name=""/>
                    <pic:cNvPicPr/>
                  </pic:nvPicPr>
                  <pic:blipFill rotWithShape="1">
                    <a:blip r:embed="rId16" cstate="print">
                      <a:extLst>
                        <a:ext uri="{28A0092B-C50C-407E-A947-70E740481C1C}">
                          <a14:useLocalDpi xmlns:a14="http://schemas.microsoft.com/office/drawing/2010/main" val="0"/>
                        </a:ext>
                      </a:extLst>
                    </a:blip>
                    <a:srcRect r="4588"/>
                    <a:stretch>
                      <a:fillRect/>
                    </a:stretch>
                  </pic:blipFill>
                  <pic:spPr bwMode="auto">
                    <a:xfrm>
                      <a:off x="0" y="0"/>
                      <a:ext cx="5734685" cy="4987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strain-specific RM-silencing.</w:t>
      </w:r>
    </w:p>
    <w:p w14:paraId="2CEDE0AF" w14:textId="267E2B08" w:rsidR="009F055F" w:rsidRDefault="009F055F" w:rsidP="006B59EA">
      <w:pPr>
        <w:suppressLineNumbers/>
        <w:spacing w:line="480" w:lineRule="auto"/>
        <w:ind w:firstLine="720"/>
        <w:jc w:val="both"/>
        <w:rPr>
          <w:rFonts w:ascii="Times New Roman" w:eastAsia="Times New Roman" w:hAnsi="Times New Roman" w:cs="Times New Roman"/>
          <w:sz w:val="24"/>
          <w:szCs w:val="24"/>
        </w:rPr>
      </w:pPr>
    </w:p>
    <w:p w14:paraId="2B07E3C6" w14:textId="77777777" w:rsidR="009F055F" w:rsidRDefault="009F055F" w:rsidP="00F87179">
      <w:pPr>
        <w:suppressLineNumbers/>
        <w:spacing w:line="480" w:lineRule="auto"/>
        <w:jc w:val="both"/>
        <w:rPr>
          <w:rFonts w:ascii="Times New Roman" w:hAnsi="Times New Roman" w:cs="Times New Roman"/>
          <w:b/>
          <w:bCs/>
          <w:lang w:val="en-US"/>
        </w:rPr>
      </w:pPr>
    </w:p>
    <w:p w14:paraId="39CD11AD" w14:textId="6657F590" w:rsidR="00F87179" w:rsidRPr="000B0F78" w:rsidRDefault="00F87179" w:rsidP="00F87179">
      <w:pPr>
        <w:suppressLineNumbers/>
        <w:spacing w:line="480" w:lineRule="auto"/>
        <w:jc w:val="both"/>
        <w:rPr>
          <w:rFonts w:ascii="Times New Roman" w:hAnsi="Times New Roman" w:cs="Times New Roman"/>
          <w:lang w:val="en-US"/>
        </w:rPr>
      </w:pPr>
      <w:r>
        <w:rPr>
          <w:rFonts w:ascii="Times New Roman" w:hAnsi="Times New Roman" w:cs="Times New Roman"/>
          <w:b/>
          <w:bCs/>
          <w:lang w:val="en-US"/>
        </w:rPr>
        <w:t>Figure 3</w:t>
      </w:r>
      <w:r>
        <w:rPr>
          <w:rFonts w:ascii="Times New Roman" w:hAnsi="Times New Roman" w:cs="Times New Roman"/>
          <w:lang w:val="en-US"/>
        </w:rPr>
        <w:t xml:space="preserve">: a) </w:t>
      </w:r>
      <w:r>
        <w:rPr>
          <w:rFonts w:ascii="Times New Roman" w:hAnsi="Times New Roman" w:cs="Times New Roman"/>
        </w:rPr>
        <w:t xml:space="preserve">Schematic illustrating the generation of the RM-silent minicircle vectors pScout and pScoutSynX. pEPSA5 was minimized to create the 2.6 kb minicircle plasmid pScout, reducing the number of Type I-III RM </w:t>
      </w:r>
      <w:del w:id="1112" w:author="Bouzek,Heather K" w:date="2026-08-23T23:58:00Z" w16du:dateUtc="2026-08-24T04:58:00Z">
        <w:r>
          <w:rPr>
            <w:rFonts w:ascii="Times New Roman" w:hAnsi="Times New Roman" w:cs="Times New Roman"/>
          </w:rPr>
          <w:delText>motifs</w:delText>
        </w:r>
      </w:del>
      <w:ins w:id="1113" w:author="Bouzek,Heather K" w:date="2026-08-23T23:58:00Z" w16du:dateUtc="2026-08-24T04:58:00Z">
        <w:r>
          <w:rPr>
            <w:rFonts w:ascii="Times New Roman" w:hAnsi="Times New Roman" w:cs="Times New Roman"/>
          </w:rPr>
          <w:t>motif</w:t>
        </w:r>
      </w:ins>
      <w:r>
        <w:rPr>
          <w:rFonts w:ascii="Times New Roman" w:hAnsi="Times New Roman" w:cs="Times New Roman"/>
        </w:rPr>
        <w:t xml:space="preserve"> from 215 to 43 while eliminating Type IV targets through propagation </w:t>
      </w:r>
      <w:r>
        <w:rPr>
          <w:rFonts w:ascii="Times New Roman" w:hAnsi="Times New Roman" w:cs="Times New Roman"/>
        </w:rPr>
        <w:lastRenderedPageBreak/>
        <w:t xml:space="preserve">in the </w:t>
      </w:r>
      <w:r>
        <w:rPr>
          <w:rFonts w:ascii="Times New Roman" w:hAnsi="Times New Roman" w:cs="Times New Roman"/>
          <w:i/>
          <w:iCs/>
        </w:rPr>
        <w:t>E. coli</w:t>
      </w:r>
      <w:r>
        <w:rPr>
          <w:rFonts w:ascii="Times New Roman" w:hAnsi="Times New Roman" w:cs="Times New Roman"/>
        </w:rPr>
        <w:t xml:space="preserve"> JMC (</w:t>
      </w:r>
      <w:r>
        <w:rPr>
          <w:rFonts w:ascii="Times New Roman" w:hAnsi="Times New Roman" w:cs="Times New Roman"/>
          <w:i/>
          <w:iCs/>
        </w:rPr>
        <w:t>dcm</w:t>
      </w:r>
      <w:r>
        <w:rPr>
          <w:rFonts w:ascii="Times New Roman" w:hAnsi="Times New Roman" w:cs="Times New Roman"/>
        </w:rPr>
        <w:t xml:space="preserve">⁻) minicircle-producing strain. SyToGen redesign subsequently introduced 35 synonymous edits to generate pScoutSynX, reducing the remaining Type I-III motif burden to a single residual motif within the attL/attR recombination scar. </w:t>
      </w:r>
      <w:r>
        <w:rPr>
          <w:rFonts w:ascii="Times New Roman" w:hAnsi="Times New Roman" w:cs="Times New Roman"/>
          <w:lang w:val="en-US"/>
        </w:rPr>
        <w:t>b) Plot shows the transformation efficiency in colony forming units (CFU) per microgram (</w:t>
      </w:r>
      <m:oMath>
        <m:r>
          <w:ins w:id="1114" w:author="Bouzek,Heather K" w:date="2026-08-20T12:46:00Z" w16du:dateUtc="2026-08-20T17:46:00Z">
            <w:rPr>
              <w:rFonts w:ascii="Cambria Math" w:hAnsi="Cambria Math" w:cs="Times New Roman"/>
              <w:lang w:val="en-US"/>
            </w:rPr>
            <m:t>μ</m:t>
          </w:ins>
        </m:r>
      </m:oMath>
      <w:r>
        <w:rPr>
          <w:rFonts w:ascii="Times New Roman" w:hAnsi="Times New Roman" w:cs="Times New Roman"/>
          <w:lang w:val="en-US"/>
        </w:rPr>
        <w:t>g) (CFU/</w:t>
      </w:r>
      <m:oMath>
        <m:r>
          <w:ins w:id="1115" w:author="Bouzek,Heather K" w:date="2026-08-20T12:47:00Z" w16du:dateUtc="2026-08-20T17:47:00Z">
            <w:rPr>
              <w:rFonts w:ascii="Cambria Math" w:hAnsi="Cambria Math" w:cs="Times New Roman"/>
              <w:lang w:val="en-US"/>
            </w:rPr>
            <m:t>μ</m:t>
          </w:ins>
        </m:r>
      </m:oMath>
      <w:r>
        <w:rPr>
          <w:rFonts w:ascii="Times New Roman" w:hAnsi="Times New Roman" w:cs="Times New Roman"/>
          <w:lang w:val="en-US"/>
        </w:rPr>
        <w:t>g) on a log</w:t>
      </w:r>
      <w:r>
        <w:rPr>
          <w:rFonts w:ascii="Times New Roman" w:hAnsi="Times New Roman" w:cs="Times New Roman"/>
          <w:vertAlign w:val="subscript"/>
          <w:lang w:val="en-US"/>
        </w:rPr>
        <w:t>10</w:t>
      </w:r>
      <w:r>
        <w:rPr>
          <w:rFonts w:ascii="Times New Roman" w:hAnsi="Times New Roman" w:cs="Times New Roman"/>
          <w:lang w:val="en-US"/>
        </w:rPr>
        <w:t xml:space="preserve"> scale for </w:t>
      </w:r>
      <w:r>
        <w:rPr>
          <w:rFonts w:ascii="Times New Roman" w:hAnsi="Times New Roman" w:cs="Times New Roman"/>
          <w:i/>
          <w:iCs/>
          <w:lang w:val="en-US"/>
        </w:rPr>
        <w:t>S. aureus</w:t>
      </w:r>
      <w:r>
        <w:rPr>
          <w:rFonts w:ascii="Times New Roman" w:hAnsi="Times New Roman" w:cs="Times New Roman"/>
          <w:lang w:val="en-US"/>
        </w:rPr>
        <w:t> JE2 cells transformed with pEPSA5, pScout, or pScoutSynX.  c) Transformation conditions for </w:t>
      </w:r>
      <w:r>
        <w:rPr>
          <w:rFonts w:ascii="Times New Roman" w:hAnsi="Times New Roman" w:cs="Times New Roman"/>
          <w:i/>
          <w:iCs/>
          <w:lang w:val="en-US"/>
        </w:rPr>
        <w:t>S. aureus</w:t>
      </w:r>
      <w:r>
        <w:rPr>
          <w:rFonts w:ascii="Times New Roman" w:hAnsi="Times New Roman" w:cs="Times New Roman"/>
          <w:lang w:val="en-US"/>
        </w:rPr>
        <w:t> strain UAMS-1 were optimized using pScoutSynX. Plots show the transformation efficiency in CFU/</w:t>
      </w:r>
      <m:oMath>
        <m:r>
          <w:rPr>
            <w:rFonts w:ascii="Cambria Math" w:hAnsi="Cambria Math" w:cs="Times New Roman"/>
            <w:lang w:val="en-US"/>
          </w:rPr>
          <m:t>μ</m:t>
        </m:r>
      </m:oMath>
      <w:r>
        <w:rPr>
          <w:rFonts w:ascii="Times New Roman" w:hAnsi="Times New Roman" w:cs="Times New Roman"/>
          <w:lang w:val="en-US"/>
        </w:rPr>
        <w:t>g under varying conditions. d) Plot shows the transformation efficiency in CFU/</w:t>
      </w:r>
      <m:oMath>
        <m:r>
          <w:rPr>
            <w:rFonts w:ascii="Cambria Math" w:hAnsi="Cambria Math" w:cs="Times New Roman"/>
            <w:lang w:val="en-US"/>
          </w:rPr>
          <m:t>μ</m:t>
        </m:r>
      </m:oMath>
      <w:r>
        <w:rPr>
          <w:rFonts w:ascii="Times New Roman" w:hAnsi="Times New Roman" w:cs="Times New Roman"/>
          <w:lang w:val="en-US"/>
        </w:rPr>
        <w:t>g on a log</w:t>
      </w:r>
      <w:r>
        <w:rPr>
          <w:rFonts w:ascii="Times New Roman" w:hAnsi="Times New Roman" w:cs="Times New Roman"/>
          <w:vertAlign w:val="subscript"/>
          <w:lang w:val="en-US"/>
        </w:rPr>
        <w:t>10</w:t>
      </w:r>
      <w:r>
        <w:rPr>
          <w:rFonts w:ascii="Times New Roman" w:hAnsi="Times New Roman" w:cs="Times New Roman"/>
          <w:lang w:val="en-US"/>
        </w:rPr>
        <w:t xml:space="preserve"> scale for </w:t>
      </w:r>
      <w:r>
        <w:rPr>
          <w:rFonts w:ascii="Times New Roman" w:hAnsi="Times New Roman" w:cs="Times New Roman"/>
          <w:i/>
          <w:iCs/>
          <w:lang w:val="en-US"/>
        </w:rPr>
        <w:t>S. aureus</w:t>
      </w:r>
      <w:r>
        <w:rPr>
          <w:rFonts w:ascii="Times New Roman" w:hAnsi="Times New Roman" w:cs="Times New Roman"/>
          <w:lang w:val="en-US"/>
        </w:rPr>
        <w:t xml:space="preserve"> UAMS-1 cells transformed with pEPSA5, pScout, or pScoutSynX. e) Plasmid schematics for constructs transformed into </w:t>
      </w:r>
      <w:r>
        <w:rPr>
          <w:rFonts w:ascii="Times New Roman" w:hAnsi="Times New Roman" w:cs="Times New Roman"/>
          <w:i/>
          <w:iCs/>
          <w:lang w:val="en-US"/>
        </w:rPr>
        <w:t>S. aureus</w:t>
      </w:r>
      <w:r>
        <w:rPr>
          <w:rFonts w:ascii="Times New Roman" w:hAnsi="Times New Roman" w:cs="Times New Roman"/>
          <w:lang w:val="en-US"/>
        </w:rPr>
        <w:t xml:space="preserve"> UAMS-1. Fluorescent plasmids, pCM29 and pHC48, allowed for expression of GFP and RFP, respectively. The CRISPR-Cas editing plasmid pCasSA and its Sytogen-designed Minicircle version, pCasSA_Syn. f) Plot shows the transformation efficiency in CFU/</w:t>
      </w:r>
      <m:oMath>
        <m:r>
          <w:rPr>
            <w:rFonts w:ascii="Cambria Math" w:hAnsi="Cambria Math" w:cs="Times New Roman"/>
            <w:lang w:val="en-US"/>
          </w:rPr>
          <m:t>μ</m:t>
        </m:r>
      </m:oMath>
      <w:r>
        <w:rPr>
          <w:rFonts w:ascii="Times New Roman" w:hAnsi="Times New Roman" w:cs="Times New Roman"/>
          <w:lang w:val="en-US"/>
        </w:rPr>
        <w:t>g on a log10 scale for </w:t>
      </w:r>
      <w:r>
        <w:rPr>
          <w:rFonts w:ascii="Times New Roman" w:hAnsi="Times New Roman" w:cs="Times New Roman"/>
          <w:i/>
          <w:iCs/>
          <w:lang w:val="en-US"/>
        </w:rPr>
        <w:t>S. aureus</w:t>
      </w:r>
      <w:r>
        <w:rPr>
          <w:rFonts w:ascii="Times New Roman" w:hAnsi="Times New Roman" w:cs="Times New Roman"/>
          <w:lang w:val="en-US"/>
        </w:rPr>
        <w:t> UAMS-1 cells transformed with pCM29 or pHC48. g) Confocal microscopy of</w:t>
      </w:r>
      <w:r>
        <w:rPr>
          <w:rFonts w:ascii="Times New Roman" w:hAnsi="Times New Roman" w:cs="Times New Roman"/>
          <w:i/>
          <w:iCs/>
          <w:lang w:val="en-US"/>
        </w:rPr>
        <w:t xml:space="preserve"> S. aureus </w:t>
      </w:r>
      <w:r>
        <w:rPr>
          <w:rFonts w:ascii="Times New Roman" w:hAnsi="Times New Roman" w:cs="Times New Roman"/>
          <w:lang w:val="en-US"/>
        </w:rPr>
        <w:t>UAMS-1 carrying pCM39 or pHC48. h) Plot shows the transformation efficiency in CFU/ug on a log</w:t>
      </w:r>
      <w:r>
        <w:rPr>
          <w:rFonts w:ascii="Times New Roman" w:hAnsi="Times New Roman" w:cs="Times New Roman"/>
          <w:vertAlign w:val="subscript"/>
          <w:lang w:val="en-US"/>
        </w:rPr>
        <w:t>10</w:t>
      </w:r>
      <w:r>
        <w:rPr>
          <w:rFonts w:ascii="Times New Roman" w:hAnsi="Times New Roman" w:cs="Times New Roman"/>
          <w:lang w:val="en-US"/>
        </w:rPr>
        <w:t xml:space="preserve"> scale for </w:t>
      </w:r>
      <w:r>
        <w:rPr>
          <w:rFonts w:ascii="Times New Roman" w:hAnsi="Times New Roman" w:cs="Times New Roman"/>
          <w:i/>
          <w:iCs/>
          <w:lang w:val="en-US"/>
        </w:rPr>
        <w:t>S. aureus</w:t>
      </w:r>
      <w:r>
        <w:rPr>
          <w:rFonts w:ascii="Times New Roman" w:hAnsi="Times New Roman" w:cs="Times New Roman"/>
          <w:lang w:val="en-US"/>
        </w:rPr>
        <w:t> UAMS-1 cells transformed with pCasSA or pCasSA_Syn. i) Plots show the transformation efficiency for pScout or pScoutSynX in CFU/ug in </w:t>
      </w:r>
      <w:r>
        <w:rPr>
          <w:rFonts w:ascii="Times New Roman" w:hAnsi="Times New Roman" w:cs="Times New Roman"/>
          <w:i/>
          <w:iCs/>
          <w:lang w:val="en-US"/>
        </w:rPr>
        <w:t>S. caprae</w:t>
      </w:r>
      <w:r>
        <w:rPr>
          <w:rFonts w:ascii="Times New Roman" w:hAnsi="Times New Roman" w:cs="Times New Roman"/>
          <w:lang w:val="en-US"/>
        </w:rPr>
        <w:t> strain ATCC 55133, </w:t>
      </w:r>
      <w:r>
        <w:rPr>
          <w:rFonts w:ascii="Times New Roman" w:hAnsi="Times New Roman" w:cs="Times New Roman"/>
          <w:i/>
          <w:iCs/>
          <w:lang w:val="en-US"/>
        </w:rPr>
        <w:t>S. carnosus</w:t>
      </w:r>
      <w:r>
        <w:rPr>
          <w:rFonts w:ascii="Times New Roman" w:hAnsi="Times New Roman" w:cs="Times New Roman"/>
          <w:lang w:val="en-US"/>
        </w:rPr>
        <w:t> strain ATCC 51365, </w:t>
      </w:r>
      <w:r>
        <w:rPr>
          <w:rFonts w:ascii="Times New Roman" w:hAnsi="Times New Roman" w:cs="Times New Roman"/>
          <w:i/>
          <w:iCs/>
          <w:lang w:val="en-US"/>
        </w:rPr>
        <w:t>S. cohnii</w:t>
      </w:r>
      <w:r>
        <w:rPr>
          <w:rFonts w:ascii="Times New Roman" w:hAnsi="Times New Roman" w:cs="Times New Roman"/>
          <w:lang w:val="en-US"/>
        </w:rPr>
        <w:t> strain ATCC 29974, </w:t>
      </w:r>
      <w:r>
        <w:rPr>
          <w:rFonts w:ascii="Times New Roman" w:hAnsi="Times New Roman" w:cs="Times New Roman"/>
          <w:i/>
          <w:iCs/>
          <w:lang w:val="en-US"/>
        </w:rPr>
        <w:t xml:space="preserve">S. ureilyticus </w:t>
      </w:r>
      <w:r>
        <w:rPr>
          <w:rFonts w:ascii="Times New Roman" w:hAnsi="Times New Roman" w:cs="Times New Roman"/>
          <w:lang w:val="en-US"/>
        </w:rPr>
        <w:t xml:space="preserve">strain DBc493, </w:t>
      </w:r>
      <w:r>
        <w:rPr>
          <w:rFonts w:ascii="Times New Roman" w:hAnsi="Times New Roman" w:cs="Times New Roman"/>
          <w:i/>
          <w:iCs/>
          <w:lang w:val="en-US"/>
        </w:rPr>
        <w:t>S. warneri</w:t>
      </w:r>
      <w:r>
        <w:rPr>
          <w:rFonts w:ascii="Times New Roman" w:hAnsi="Times New Roman" w:cs="Times New Roman"/>
          <w:lang w:val="en-US"/>
        </w:rPr>
        <w:t> strain ATCC 27836, and </w:t>
      </w:r>
      <w:r>
        <w:rPr>
          <w:rFonts w:ascii="Times New Roman" w:hAnsi="Times New Roman" w:cs="Times New Roman"/>
          <w:i/>
          <w:iCs/>
          <w:lang w:val="en-US"/>
        </w:rPr>
        <w:t>S. xolysus</w:t>
      </w:r>
      <w:r>
        <w:rPr>
          <w:rFonts w:ascii="Times New Roman" w:hAnsi="Times New Roman" w:cs="Times New Roman"/>
          <w:lang w:val="en-US"/>
        </w:rPr>
        <w:t xml:space="preserve"> strain ATCC 29971.  Statistical analyses were carried out using a Brown-Forsythe and Welch ANOVA, or a Welch’s T-test. </w:t>
      </w:r>
    </w:p>
    <w:p w14:paraId="57BEBF33" w14:textId="0DD418FD" w:rsidR="006B59EA" w:rsidRPr="00F87179" w:rsidRDefault="006B59EA" w:rsidP="00F87179">
      <w:pPr>
        <w:suppressLineNumbers/>
        <w:spacing w:line="480" w:lineRule="auto"/>
        <w:jc w:val="both"/>
        <w:rPr>
          <w:rFonts w:ascii="Times New Roman" w:eastAsia="Times New Roman" w:hAnsi="Times New Roman" w:cs="Times New Roman"/>
          <w:sz w:val="24"/>
          <w:szCs w:val="24"/>
          <w:lang w:val="en-US"/>
        </w:rPr>
      </w:pPr>
    </w:p>
    <w:p w14:paraId="7C28AB8C" w14:textId="0CE86D9D" w:rsidR="00AF36E2" w:rsidRDefault="00AF36E2" w:rsidP="006B59EA">
      <w:pPr>
        <w:suppressLineNumbers/>
        <w:spacing w:line="480" w:lineRule="auto"/>
        <w:ind w:firstLine="720"/>
        <w:jc w:val="both"/>
        <w:rPr>
          <w:rFonts w:ascii="Times New Roman" w:eastAsia="Times New Roman" w:hAnsi="Times New Roman" w:cs="Times New Roman"/>
          <w:sz w:val="24"/>
          <w:szCs w:val="24"/>
        </w:rPr>
      </w:pPr>
    </w:p>
    <w:p w14:paraId="11F21DF0" w14:textId="2E85CB6B" w:rsidR="001D6D93" w:rsidRPr="001D6D93" w:rsidRDefault="001D6D93" w:rsidP="001D6D93">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Broader applicability of pScout across additional </w:t>
      </w:r>
      <w:r>
        <w:rPr>
          <w:rFonts w:ascii="Times New Roman" w:eastAsia="Times New Roman" w:hAnsi="Times New Roman" w:cs="Times New Roman"/>
          <w:b/>
          <w:bCs/>
          <w:i/>
          <w:iCs/>
          <w:sz w:val="24"/>
          <w:szCs w:val="24"/>
          <w:lang w:val="en-US"/>
        </w:rPr>
        <w:t>Staphylococcal</w:t>
      </w:r>
      <w:r>
        <w:rPr>
          <w:rFonts w:ascii="Times New Roman" w:eastAsia="Times New Roman" w:hAnsi="Times New Roman" w:cs="Times New Roman"/>
          <w:b/>
          <w:bCs/>
          <w:sz w:val="24"/>
          <w:szCs w:val="24"/>
          <w:lang w:val="en-US"/>
        </w:rPr>
        <w:t xml:space="preserve"> species</w:t>
      </w:r>
    </w:p>
    <w:p w14:paraId="524904FC" w14:textId="5569716B" w:rsidR="00333379" w:rsidRDefault="00273329" w:rsidP="00333379">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Having demonstrated that pScout_SynX can provide genetic access to previously intractable </w:t>
      </w:r>
      <w:r>
        <w:rPr>
          <w:rFonts w:ascii="Times New Roman" w:eastAsia="Times New Roman" w:hAnsi="Times New Roman" w:cs="Times New Roman"/>
          <w:i/>
          <w:iCs/>
          <w:sz w:val="24"/>
          <w:szCs w:val="24"/>
        </w:rPr>
        <w:t>S. aureus</w:t>
      </w:r>
      <w:r>
        <w:rPr>
          <w:rFonts w:ascii="Times New Roman" w:eastAsia="Times New Roman" w:hAnsi="Times New Roman" w:cs="Times New Roman"/>
          <w:sz w:val="24"/>
          <w:szCs w:val="24"/>
        </w:rPr>
        <w:t xml:space="preserve"> lineages, </w:t>
      </w:r>
      <w:r>
        <w:rPr>
          <w:rFonts w:ascii="Times New Roman" w:eastAsia="Times New Roman" w:hAnsi="Times New Roman" w:cs="Times New Roman"/>
          <w:sz w:val="24"/>
          <w:szCs w:val="24"/>
          <w:lang w:val="en-US"/>
        </w:rPr>
        <w:t xml:space="preserve">we next asked </w:t>
      </w:r>
      <w:r>
        <w:rPr>
          <w:rFonts w:ascii="Times New Roman" w:eastAsia="Times New Roman" w:hAnsi="Times New Roman" w:cs="Times New Roman"/>
          <w:sz w:val="24"/>
          <w:szCs w:val="24"/>
        </w:rPr>
        <w:t xml:space="preserve">whether its reduced size and RM-target burden might also facilitate transformation in other </w:t>
      </w:r>
      <w:r>
        <w:rPr>
          <w:rFonts w:ascii="Times New Roman" w:eastAsia="Times New Roman" w:hAnsi="Times New Roman" w:cs="Times New Roman"/>
          <w:i/>
          <w:iCs/>
          <w:sz w:val="24"/>
          <w:szCs w:val="24"/>
        </w:rPr>
        <w:t>Staphylococcus</w:t>
      </w:r>
      <w:r>
        <w:rPr>
          <w:rFonts w:ascii="Times New Roman" w:eastAsia="Times New Roman" w:hAnsi="Times New Roman" w:cs="Times New Roman"/>
          <w:sz w:val="24"/>
          <w:szCs w:val="24"/>
        </w:rPr>
        <w:t xml:space="preserve"> species lacking defined methylomes.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Our rationale was that a plasmid engineered to minimize recognition by the diverse RM systems present across a large isolate collection may be less susceptible to restriction by uncharacterized RM systems in closely related species.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To explore this, we </w:t>
      </w:r>
      <w:r>
        <w:rPr>
          <w:rFonts w:ascii="Times New Roman" w:eastAsia="Times New Roman" w:hAnsi="Times New Roman" w:cs="Times New Roman"/>
          <w:sz w:val="24"/>
          <w:szCs w:val="24"/>
        </w:rPr>
        <w:lastRenderedPageBreak/>
        <w:t xml:space="preserve">evaluated pScoutSynX in additional clinically relevant </w:t>
      </w:r>
      <w:r>
        <w:rPr>
          <w:rFonts w:ascii="Times New Roman" w:eastAsia="Times New Roman" w:hAnsi="Times New Roman" w:cs="Times New Roman"/>
          <w:i/>
          <w:iCs/>
          <w:sz w:val="24"/>
          <w:szCs w:val="24"/>
        </w:rPr>
        <w:t>Staphylococcus</w:t>
      </w:r>
      <w:r>
        <w:rPr>
          <w:rFonts w:ascii="Times New Roman" w:eastAsia="Times New Roman" w:hAnsi="Times New Roman" w:cs="Times New Roman"/>
          <w:sz w:val="24"/>
          <w:szCs w:val="24"/>
        </w:rPr>
        <w:t xml:space="preserve"> species, including </w:t>
      </w:r>
      <w:r>
        <w:rPr>
          <w:rFonts w:ascii="Times New Roman" w:eastAsia="Times New Roman" w:hAnsi="Times New Roman" w:cs="Times New Roman"/>
          <w:i/>
          <w:iCs/>
          <w:sz w:val="24"/>
          <w:szCs w:val="24"/>
        </w:rPr>
        <w:t>S. caprae, S. carnosus, S. cohnii</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 ureilyticus, S. warneri</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S. xylosus</w:t>
      </w:r>
      <w:r>
        <w:rPr>
          <w:rFonts w:ascii="Times New Roman" w:eastAsia="Times New Roman" w:hAnsi="Times New Roman" w:cs="Times New Roman"/>
          <w:sz w:val="24"/>
          <w:szCs w:val="24"/>
        </w:rPr>
        <w:t>.</w:t>
      </w:r>
      <w:r>
        <w:t xml:space="preserve"> </w:t>
      </w:r>
      <w:r>
        <w:rPr>
          <w:rFonts w:ascii="Times New Roman" w:eastAsia="Times New Roman" w:hAnsi="Times New Roman" w:cs="Times New Roman"/>
          <w:sz w:val="24"/>
          <w:szCs w:val="24"/>
        </w:rPr>
        <w:t xml:space="preserve">Rather than redesigning the construct for each, we tested whether the minimized backbone and reduced Type I-III RM-target burden, together with competent cell preparation and transformation conditions optimized for </w:t>
      </w:r>
      <w:r>
        <w:rPr>
          <w:rFonts w:ascii="Times New Roman" w:eastAsia="Times New Roman" w:hAnsi="Times New Roman" w:cs="Times New Roman"/>
          <w:i/>
          <w:iCs/>
          <w:sz w:val="24"/>
          <w:szCs w:val="24"/>
        </w:rPr>
        <w:t>S. aureus</w:t>
      </w:r>
      <w:r>
        <w:rPr>
          <w:rFonts w:ascii="Times New Roman" w:eastAsia="Times New Roman" w:hAnsi="Times New Roman" w:cs="Times New Roman"/>
          <w:sz w:val="24"/>
          <w:szCs w:val="24"/>
        </w:rPr>
        <w:t xml:space="preserve">, could enable initial genetic entry into these </w:t>
      </w:r>
      <w:r>
        <w:rPr>
          <w:rFonts w:ascii="Times New Roman" w:eastAsia="Times New Roman" w:hAnsi="Times New Roman" w:cs="Times New Roman"/>
          <w:i/>
          <w:iCs/>
          <w:sz w:val="24"/>
          <w:szCs w:val="24"/>
        </w:rPr>
        <w:t>Staphylococcus</w:t>
      </w:r>
      <w:r>
        <w:rPr>
          <w:rFonts w:ascii="Times New Roman" w:eastAsia="Times New Roman" w:hAnsi="Times New Roman" w:cs="Times New Roman"/>
          <w:sz w:val="24"/>
          <w:szCs w:val="24"/>
        </w:rPr>
        <w:t xml:space="preserve"> lineages.</w:t>
      </w:r>
      <w:r>
        <w:t xml:space="preserve"> </w:t>
      </w:r>
      <w:r>
        <w:rPr>
          <w:rFonts w:ascii="Times New Roman" w:eastAsia="Times New Roman" w:hAnsi="Times New Roman" w:cs="Times New Roman"/>
          <w:sz w:val="24"/>
          <w:szCs w:val="24"/>
        </w:rPr>
        <w:t xml:space="preserve">Because synonymous modifications alter the underlying plasmid sequence and in this new context could unintentionally introduce motifs recognized by uncharacterized </w:t>
      </w:r>
      <w:r>
        <w:rPr>
          <w:rFonts w:ascii="Times New Roman" w:eastAsia="Times New Roman" w:hAnsi="Times New Roman" w:cs="Times New Roman"/>
          <w:i/>
          <w:iCs/>
          <w:sz w:val="24"/>
          <w:szCs w:val="24"/>
        </w:rPr>
        <w:t>Staphylococcus</w:t>
      </w:r>
      <w:r>
        <w:rPr>
          <w:rFonts w:ascii="Times New Roman" w:eastAsia="Times New Roman" w:hAnsi="Times New Roman" w:cs="Times New Roman"/>
          <w:sz w:val="24"/>
          <w:szCs w:val="24"/>
        </w:rPr>
        <w:t xml:space="preserve"> RM systems, we included the minimized backbone pScout in parallel as a functionally equivalent comparator.</w:t>
      </w:r>
      <w:r>
        <w:rPr>
          <w:rFonts w:ascii="Times New Roman" w:eastAsia="Times New Roman" w:hAnsi="Times New Roman" w:cs="Times New Roman"/>
          <w:sz w:val="24"/>
          <w:szCs w:val="24"/>
          <w:lang w:val="en-US"/>
        </w:rPr>
        <w:t xml:space="preserve"> Across these species, transformation efficiencies varied </w:t>
      </w:r>
      <w:r>
        <w:rPr>
          <w:rFonts w:ascii="Times New Roman" w:eastAsia="Times New Roman" w:hAnsi="Times New Roman" w:cs="Times New Roman"/>
          <w:sz w:val="24"/>
          <w:szCs w:val="24"/>
        </w:rPr>
        <w:t>considerably</w:t>
      </w:r>
      <w:r>
        <w:rPr>
          <w:rFonts w:ascii="Times New Roman" w:eastAsia="Times New Roman" w:hAnsi="Times New Roman" w:cs="Times New Roman"/>
          <w:sz w:val="24"/>
          <w:szCs w:val="24"/>
          <w:lang w:val="en-US"/>
        </w:rPr>
        <w:t>, consistent with uncharacterized restriction landscapes. In several cases where pScout yielded few or no transformants, pScoutSynX enabled detectable transformation; in others, the relative performance was reversed (</w:t>
      </w:r>
      <w:r>
        <w:rPr>
          <w:rFonts w:ascii="Times New Roman" w:eastAsia="Times New Roman" w:hAnsi="Times New Roman" w:cs="Times New Roman"/>
          <w:b/>
          <w:bCs/>
          <w:sz w:val="24"/>
          <w:szCs w:val="24"/>
          <w:lang w:val="en-US"/>
        </w:rPr>
        <w:t>Fig. 3i</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Because the two constructs are functionally equivalent yet differ in synonymous sequence composition, these differences likely reflect differential recognition of the two sequence variants by species-specific RM systems.</w:t>
      </w:r>
    </w:p>
    <w:p w14:paraId="1EDD7A4C" w14:textId="04B51D7C" w:rsidR="007A281F" w:rsidRDefault="00377A06" w:rsidP="0064487E">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Although neither pScout nor pScout_SynX was specifically optimized for these species, recovery of transformants across multiple </w:t>
      </w:r>
      <w:r>
        <w:rPr>
          <w:rFonts w:ascii="Times New Roman" w:eastAsia="Times New Roman" w:hAnsi="Times New Roman" w:cs="Times New Roman"/>
          <w:i/>
          <w:iCs/>
          <w:sz w:val="24"/>
          <w:szCs w:val="24"/>
          <w:lang w:val="en-US"/>
        </w:rPr>
        <w:t>Staphylococcus</w:t>
      </w:r>
      <w:r>
        <w:rPr>
          <w:rFonts w:ascii="Times New Roman" w:eastAsia="Times New Roman" w:hAnsi="Times New Roman" w:cs="Times New Roman"/>
          <w:sz w:val="24"/>
          <w:szCs w:val="24"/>
          <w:lang w:val="en-US"/>
        </w:rPr>
        <w:t xml:space="preserve"> species beyond </w:t>
      </w:r>
      <w:r>
        <w:rPr>
          <w:rFonts w:ascii="Times New Roman" w:eastAsia="Times New Roman" w:hAnsi="Times New Roman" w:cs="Times New Roman"/>
          <w:i/>
          <w:iCs/>
          <w:sz w:val="24"/>
          <w:szCs w:val="24"/>
          <w:lang w:val="en-US"/>
        </w:rPr>
        <w:t>S. aureus</w:t>
      </w:r>
      <w:r>
        <w:rPr>
          <w:rFonts w:ascii="Times New Roman" w:eastAsia="Times New Roman" w:hAnsi="Times New Roman" w:cs="Times New Roman"/>
          <w:sz w:val="24"/>
          <w:szCs w:val="24"/>
          <w:lang w:val="en-US"/>
        </w:rPr>
        <w:t xml:space="preserve"> suggests that plasmid minimization and reduction of RM targets identified across a diverse collection of </w:t>
      </w:r>
      <w:r>
        <w:rPr>
          <w:rFonts w:ascii="Times New Roman" w:eastAsia="Times New Roman" w:hAnsi="Times New Roman" w:cs="Times New Roman"/>
          <w:i/>
          <w:iCs/>
          <w:sz w:val="24"/>
          <w:szCs w:val="24"/>
          <w:lang w:val="en-US"/>
        </w:rPr>
        <w:t>S. aureus</w:t>
      </w:r>
      <w:r>
        <w:rPr>
          <w:rFonts w:ascii="Times New Roman" w:eastAsia="Times New Roman" w:hAnsi="Times New Roman" w:cs="Times New Roman"/>
          <w:sz w:val="24"/>
          <w:szCs w:val="24"/>
          <w:lang w:val="en-US"/>
        </w:rPr>
        <w:t xml:space="preserve"> isolates can facilitate initial genetic access to related lineages lacking prior methylome characterization. </w:t>
      </w:r>
      <w:r>
        <w:rPr>
          <w:rFonts w:ascii="Times New Roman" w:eastAsia="Times New Roman" w:hAnsi="Times New Roman" w:cs="Times New Roman"/>
          <w:sz w:val="24"/>
          <w:szCs w:val="24"/>
        </w:rPr>
        <w:t>As demonstrated for UAMS-1, this initial access could be leveraged to optimize transformation procedures and generate fully tailored RM-silent constructs through SyToGen-guided redesign informed by strain-specific methylome data.</w:t>
      </w:r>
    </w:p>
    <w:p w14:paraId="238ECEED" w14:textId="77777777" w:rsidR="000E5BE9" w:rsidRDefault="000E5BE9" w:rsidP="007A281F">
      <w:pPr>
        <w:suppressLineNumbers/>
        <w:spacing w:line="480" w:lineRule="auto"/>
        <w:jc w:val="both"/>
        <w:rPr>
          <w:rFonts w:ascii="Times New Roman" w:eastAsia="Times New Roman" w:hAnsi="Times New Roman" w:cs="Times New Roman"/>
          <w:sz w:val="24"/>
          <w:szCs w:val="24"/>
        </w:rPr>
      </w:pPr>
    </w:p>
    <w:p w14:paraId="264DD97D" w14:textId="43410120" w:rsidR="001C3442" w:rsidRDefault="007F153B" w:rsidP="007A281F">
      <w:pPr>
        <w:spacing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Discussion</w:t>
      </w:r>
    </w:p>
    <w:p w14:paraId="17F3BFF7" w14:textId="60BAE6AC" w:rsidR="0068459F" w:rsidRDefault="00B61B1C" w:rsidP="002F2681">
      <w:pPr>
        <w:spacing w:line="479"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Historically, efforts to overcome RM barriers have focused either on modifying the recipient strain or recreating its methylation pattern prior to transformation. </w:t>
      </w:r>
      <w:r>
        <w:rPr>
          <w:rFonts w:ascii="Times New Roman" w:eastAsia="Times New Roman" w:hAnsi="Times New Roman" w:cs="Times New Roman"/>
          <w:sz w:val="24"/>
          <w:szCs w:val="24"/>
        </w:rPr>
        <w:t xml:space="preserve">Approaches such </w:t>
      </w:r>
      <w:r>
        <w:rPr>
          <w:rFonts w:ascii="Times New Roman" w:eastAsia="Times New Roman" w:hAnsi="Times New Roman" w:cs="Times New Roman"/>
          <w:sz w:val="24"/>
          <w:szCs w:val="24"/>
        </w:rPr>
        <w:lastRenderedPageBreak/>
        <w:t>as plasmid artificial modification (PAM)</w:t>
      </w:r>
      <w:r>
        <w:rPr>
          <w:rFonts w:ascii="Times New Roman" w:eastAsia="Times New Roman" w:hAnsi="Times New Roman" w:cs="Times New Roman"/>
          <w:sz w:val="24"/>
          <w:szCs w:val="24"/>
        </w:rPr>
        <w:fldChar w:fldCharType="begin">
          <w:fldData xml:space="preserve">PEVuZE5vdGU+PENpdGU+PEF1dGhvcj5TdXp1a2k8L0F1dGhvcj48WWVhcj4yMDExPC9ZZWFyPjxS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PEVuZE5vdGU+PENpdGU+PEF1dGhvcj5TdXp1a2k8L0F1dGhvcj48WWVhcj4yMDExPC9ZZWFyPjxS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10,19,35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3669FE">
        <w:rPr>
          <w:rFonts w:ascii="Times New Roman" w:eastAsia="Times New Roman" w:hAnsi="Times New Roman" w:cs="Times New Roman"/>
          <w:i/>
          <w:iCs/>
          <w:sz w:val="24"/>
          <w:szCs w:val="24"/>
          <w:rPrChange w:id="1116" w:author="Bouzek,Heather K" w:date="2026-08-31T20:45:00Z" w16du:dateUtc="2026-09-01T01:45:00Z">
            <w:rPr>
              <w:rFonts w:ascii="Times New Roman" w:eastAsia="Times New Roman" w:hAnsi="Times New Roman" w:cs="Times New Roman"/>
              <w:sz w:val="24"/>
              <w:szCs w:val="24"/>
            </w:rPr>
          </w:rPrChange>
        </w:rPr>
        <w:t>in vitro</w:t>
      </w:r>
      <w:r>
        <w:rPr>
          <w:rFonts w:ascii="Times New Roman" w:eastAsia="Times New Roman" w:hAnsi="Times New Roman" w:cs="Times New Roman"/>
          <w:sz w:val="24"/>
          <w:szCs w:val="24"/>
        </w:rPr>
        <w:t xml:space="preserve"> methylation</w:t>
      </w:r>
      <w:r>
        <w:rPr>
          <w:rFonts w:ascii="Times New Roman" w:eastAsia="Times New Roman" w:hAnsi="Times New Roman" w:cs="Times New Roman"/>
          <w:sz w:val="24"/>
          <w:szCs w:val="24"/>
        </w:rPr>
        <w:fldChar w:fldCharType="begin">
          <w:fldData xml:space="preserve">PEVuZE5vdGU+PENpdGU+PEF1dGhvcj5Eb25haHVlPC9BdXRob3I+PFllYXI+MjAwMDwvWWVhcj48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PEVuZE5vdGU+PENpdGU+PEF1dGhvcj5Eb25haHVlPC9BdXRob3I+PFllYXI+MjAwMDwvWWVhcj48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36-38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and more recently cell-free methylation systems</w:t>
      </w:r>
      <w:r>
        <w:rPr>
          <w:rFonts w:ascii="Times New Roman" w:eastAsia="Times New Roman" w:hAnsi="Times New Roman" w:cs="Times New Roman"/>
          <w:sz w:val="24"/>
          <w:szCs w:val="24"/>
        </w:rPr>
        <w:fldChar w:fldCharType="begin">
          <w:fldData xml:space="preserve">PEVuZE5vdGU+PENpdGU+PEF1dGhvcj5WZW50bzwvQXV0aG9yPjxZZWFyPjIwMjQ8L1llYXI+PFJl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PEVuZE5vdGU+PENpdGU+PEF1dGhvcj5WZW50bzwvQXV0aG9yPjxZZWFyPjIwMjQ8L1llYXI+PFJl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36-39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can substantially improve transformation efficiency by mimicking host-specific DNA methylation patterns.</w:t>
      </w:r>
      <w:r>
        <w:rPr>
          <w:lang w:val="en-US"/>
        </w:rPr>
        <w:t xml:space="preserve"> </w:t>
      </w:r>
      <w:r>
        <w:rPr>
          <w:rFonts w:ascii="Times New Roman" w:eastAsia="Times New Roman" w:hAnsi="Times New Roman" w:cs="Times New Roman"/>
          <w:sz w:val="24"/>
          <w:szCs w:val="24"/>
          <w:lang w:val="en-US"/>
        </w:rPr>
        <w:t xml:space="preserve">However, these methods require strain-specific methyltransferases to be identified, cloned, expressed, validated, and often combined to reproduce the methylation landscape of the recipient organism. While highly effective for individual strains, extending such approaches across large and genetically diverse isolate collections rapidly becomes experimentally burdensome. For example, accommodating the 183 </w:t>
      </w:r>
      <w:r>
        <w:rPr>
          <w:rFonts w:ascii="Times New Roman" w:eastAsia="Times New Roman" w:hAnsi="Times New Roman" w:cs="Times New Roman"/>
          <w:i/>
          <w:sz w:val="24"/>
          <w:szCs w:val="24"/>
          <w:lang w:val="en-US"/>
        </w:rPr>
        <w:t>S. aureus</w:t>
      </w:r>
      <w:r>
        <w:rPr>
          <w:rFonts w:ascii="Times New Roman" w:eastAsia="Times New Roman" w:hAnsi="Times New Roman" w:cs="Times New Roman"/>
          <w:sz w:val="24"/>
          <w:szCs w:val="24"/>
          <w:lang w:val="en-US"/>
        </w:rPr>
        <w:t xml:space="preserve"> methylomes examined here through methylation-based mimicry would require experimentally reconstructing more than 80 distinct Type I-III methylation specificities and combining the corresponding methyltransferase machinery across numerous methylation profiles.</w:t>
      </w:r>
    </w:p>
    <w:p w14:paraId="7A063921" w14:textId="16C28737" w:rsidR="00965E2E" w:rsidRDefault="004A4A37" w:rsidP="002F2681">
      <w:pPr>
        <w:spacing w:line="479"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Sequence-level RM evasion (SyngenicDNA) offers a complementary strategy by instead eliminating restriction targets from the incoming DNA itself. In contrast to methylation-based approaches, which scale with the number and complexity of methylation systems that must be reconstructed experimentally, RM-silencing scales primarily with the availability of genome and methylome information. Even so, implementation of sequence-level RM evasion has historically required bespoke bioinformatic analyses, manual sequence redesign, and iterative screening to avoid introduction of new RM targets during editing, limiting its routine application beyond individual strains</w:t>
      </w:r>
      <w:r>
        <w:rPr>
          <w:rFonts w:ascii="Times New Roman" w:eastAsia="Times New Roman" w:hAnsi="Times New Roman" w:cs="Times New Roman"/>
          <w:sz w:val="24"/>
          <w:szCs w:val="24"/>
        </w:rPr>
        <w:fldChar w:fldCharType="begin">
          <w:fldData xml:space="preserve">PEVuZE5vdGU+PENpdGU+PEF1dGhvcj5Kb2huc3RvbjwvQXV0aG9yPjxZZWFyPjIwMTk8L1llYXI+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PEVuZE5vdGU+PENpdGU+PEF1dGhvcj5Kb2huc3RvbjwvQXV0aG9yPjxZZWFyPjIwMTk8L1llYXI+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8,20,22,25,27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or small collections</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&lt;EndNote&gt;&lt;Cite&gt;&lt;Author&gt;Yang&lt;/Author&gt;&lt;Year&gt;2023&lt;/Year&gt;&lt;RecNum&gt;132&lt;/RecNum&gt;&lt;DisplayText&gt;&lt;style face="superscript"&gt;21,26&lt;/style&gt;&lt;/DisplayText&gt;&lt;record&gt;&lt;rec-number&gt;132&lt;/rec-number&gt;&lt;foreign-keys&gt;&lt;key app="EN" db-id="a2dwrpf27tdx0ie0a9uvve2ypf5xa9s0902d" timestamp="1780683975"&gt;132&lt;/key&gt;&lt;/foreign-keys&gt;&lt;ref-type name="Journal Article"&gt;17&lt;/ref-type&gt;&lt;contributors&gt;&lt;authors&gt;&lt;author&gt;Yang, Ping&lt;/author&gt;&lt;author&gt;Yang, Junjie&lt;/author&gt;&lt;author&gt;Lin, Ting&lt;/author&gt;&lt;author&gt;Liu, Qi&lt;/author&gt;&lt;author&gt;Yin, Yu&lt;/author&gt;&lt;author&gt;Chen, Daijie&lt;/author&gt;&lt;author&gt;Yang, Sheng&lt;/author&gt;&lt;/authors&gt;&lt;/contributors&gt;&lt;titles&gt;&lt;title&gt;Efficient genome editing in most Staphylococcus aureus by using the restriction-modification system silent CRISPR-Cas9 toolkit&lt;/title&gt;&lt;secondary-title&gt;ACS Synthetic Biology&lt;/secondary-title&gt;&lt;/titles&gt;&lt;periodical&gt;&lt;full-title&gt;ACS Synthetic Biology&lt;/full-title&gt;&lt;/periodical&gt;&lt;pages&gt;3340-3351&lt;/pages&gt;&lt;volume&gt;12&lt;/volume&gt;&lt;number&gt;11&lt;/number&gt;&lt;dates&gt;&lt;year&gt;2023&lt;/year&gt;&lt;/dates&gt;&lt;isbn&gt;2161-5063&lt;/isbn&gt;&lt;urls&gt;&lt;/urls&gt;&lt;/record&gt;&lt;/Cite&gt;&lt;Cite&gt;&lt;Author&gt;Hoedt&lt;/Author&gt;&lt;Year&gt;2021&lt;/Year&gt;&lt;RecNum&gt;134&lt;/RecNum&gt;&lt;record&gt;&lt;rec-number&gt;134&lt;/rec-number&gt;&lt;foreign-keys&gt;&lt;key app="EN" db-id="a2dwrpf27tdx0ie0a9uvve2ypf5xa9s0902d" timestamp="1780684414"&gt;134&lt;/key&gt;&lt;/foreign-keys&gt;&lt;ref-type name="Journal Article"&gt;17&lt;/ref-type&gt;&lt;contributors&gt;&lt;authors&gt;&lt;author&gt;Hoedt, Emily C&lt;/author&gt;&lt;author&gt;Bottacini, Francesca&lt;/author&gt;&lt;author&gt;Cash, Nora&lt;/author&gt;&lt;author&gt;Bongers, Roger S&lt;/author&gt;&lt;author&gt;Van Limpt, Kees&lt;/author&gt;&lt;author&gt;Ben Amor, Kaouther&lt;/author&gt;&lt;author&gt;Knol, Jan&lt;/author&gt;&lt;author&gt;MacSharry, John&lt;/author&gt;&lt;author&gt;van Sinderen, Douwe&lt;/author&gt;&lt;/authors&gt;&lt;/contributors&gt;&lt;titles&gt;&lt;title&gt;Broad purpose vector for site-directed insertional mutagenesis in Bifidobacterium breve&lt;/title&gt;&lt;secondary-title&gt;Frontiers in Microbiology&lt;/secondary-title&gt;&lt;/titles&gt;&lt;periodical&gt;&lt;full-title&gt;Frontiers in Microbiology&lt;/full-title&gt;&lt;/periodical&gt;&lt;pages&gt;636822&lt;/pages&gt;&lt;volume&gt;12&lt;/volume&gt;&lt;dates&gt;&lt;year&gt;2021&lt;/year&gt;&lt;/dates&gt;&lt;isbn&gt;1664-302X&lt;/isbn&gt;&lt;urls&gt;&lt;/urls&gt;&lt;/record&gt;&lt;/Cite&gt;&lt;/EndNote&gt;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21,26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SyToGen formalizes this process as a scalable design workflow by integrating motif identification, codon-aware sequence modification, and iterative screening to prevent introduction of new RM targets, enabling coordinated elimination of restriction sites across individual strains, clonal complexes, or entire isolate collections.</w:t>
      </w:r>
      <w:r>
        <w:t xml:space="preserve"> </w:t>
      </w:r>
      <w:r>
        <w:rPr>
          <w:rFonts w:ascii="Times New Roman" w:eastAsia="Times New Roman" w:hAnsi="Times New Roman" w:cs="Times New Roman"/>
          <w:sz w:val="24"/>
          <w:szCs w:val="24"/>
        </w:rPr>
        <w:t xml:space="preserve">The successful redesign of a plasmid minicircle compatible with 183 </w:t>
      </w:r>
      <w:r>
        <w:rPr>
          <w:rFonts w:ascii="Times New Roman" w:eastAsia="Times New Roman" w:hAnsi="Times New Roman" w:cs="Times New Roman"/>
          <w:i/>
          <w:iCs/>
          <w:sz w:val="24"/>
          <w:szCs w:val="24"/>
        </w:rPr>
        <w:t>S. aureus</w:t>
      </w:r>
      <w:r>
        <w:rPr>
          <w:rFonts w:ascii="Times New Roman" w:eastAsia="Times New Roman" w:hAnsi="Times New Roman" w:cs="Times New Roman"/>
          <w:sz w:val="24"/>
          <w:szCs w:val="24"/>
        </w:rPr>
        <w:t xml:space="preserve"> isolate methylomes spanning 21 clonal complexes demonstrates </w:t>
      </w:r>
      <w:r>
        <w:rPr>
          <w:rFonts w:ascii="Times New Roman" w:eastAsia="Times New Roman" w:hAnsi="Times New Roman" w:cs="Times New Roman"/>
          <w:sz w:val="24"/>
          <w:szCs w:val="24"/>
        </w:rPr>
        <w:lastRenderedPageBreak/>
        <w:t xml:space="preserve">that large-scale RM-silencing of DNA can be achieved while preserving plasmid replication and functionality. </w:t>
      </w:r>
    </w:p>
    <w:p w14:paraId="6E40CF7B" w14:textId="62A11EC5" w:rsidR="00791519" w:rsidRDefault="00ED392E" w:rsidP="00986F49">
      <w:pPr>
        <w:spacing w:line="479"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Several considerations should be noted when interpreting the scope of SyToGen. Genetic tractability is governed by multiple biological and technical factors, and successful evasion of RM barriers represents one major component of the broader engineering process. SyToGen specifically addresses RM-mediated barriers and therefore cannot overcome other mechanisms that limit genetic tractability, including physical barriers to DNA uptake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&lt;EndNote&gt;&lt;Cite&gt;&lt;Author&gt;Johnston&lt;/Author&gt;&lt;Year&gt;2014&lt;/Year&gt;&lt;RecNum&gt;142&lt;/RecNum&gt;&lt;DisplayText&gt;&lt;style face="superscript"&gt;40&lt;/style&gt;&lt;/DisplayText&gt;&lt;record&gt;&lt;rec-number&gt;142&lt;/rec-number&gt;&lt;foreign-keys&gt;&lt;key app="EN" db-id="a2dwrpf27tdx0ie0a9uvve2ypf5xa9s0902d" timestamp="1780940116"&gt;142&lt;/key&gt;&lt;/foreign-keys&gt;&lt;ref-type name="Journal Article"&gt;17&lt;/ref-type&gt;&lt;contributors&gt;&lt;authors&gt;&lt;author&gt;Johnston, Calum&lt;/author&gt;&lt;author&gt;Martin, Bernard&lt;/author&gt;&lt;author&gt;Fichant, Gwennaele&lt;/author&gt;&lt;author&gt;Polard, Patrice&lt;/author&gt;&lt;author&gt;Claverys, Jean-Pierre&lt;/author&gt;&lt;/authors&gt;&lt;/contributors&gt;&lt;titles&gt;&lt;title&gt;Bacterial transformation: distribution, shared mechanisms and divergent control&lt;/title&gt;&lt;secondary-title&gt;Nature Reviews Microbiology&lt;/secondary-title&gt;&lt;/titles&gt;&lt;periodical&gt;&lt;full-title&gt;Nature Reviews Microbiology&lt;/full-title&gt;&lt;/periodical&gt;&lt;pages&gt;181-196&lt;/pages&gt;&lt;volume&gt;12&lt;/volume&gt;&lt;number&gt;3&lt;/number&gt;&lt;dates&gt;&lt;year&gt;2014&lt;/year&gt;&lt;/dates&gt;&lt;isbn&gt;1740-1526&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40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incompatibility of replication origins</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&lt;EndNote&gt;&lt;Cite&gt;&lt;Author&gt;Del Solar&lt;/Author&gt;&lt;Year&gt;1998&lt;/Year&gt;&lt;RecNum&gt;143&lt;/RecNum&gt;&lt;DisplayText&gt;&lt;style face="superscript"&gt;41&lt;/style&gt;&lt;/DisplayText&gt;&lt;record&gt;&lt;rec-number&gt;143&lt;/rec-number&gt;&lt;foreign-keys&gt;&lt;key app="EN" db-id="a2dwrpf27tdx0ie0a9uvve2ypf5xa9s0902d" timestamp="1780940268"&gt;143&lt;/key&gt;&lt;/foreign-keys&gt;&lt;ref-type name="Journal Article"&gt;17&lt;/ref-type&gt;&lt;contributors&gt;&lt;authors&gt;&lt;author&gt;Del Solar, Gloria&lt;/author&gt;&lt;author&gt;Giraldo, Rafael&lt;/author&gt;&lt;author&gt;Ruiz-Echevarría, María Jesús&lt;/author&gt;&lt;author&gt;Espinosa, Manuel&lt;/author&gt;&lt;author&gt;Díaz-Orejas, Ramón&lt;/author&gt;&lt;/authors&gt;&lt;/contributors&gt;&lt;titles&gt;&lt;title&gt;Replication and control of circular bacterial plasmids&lt;/title&gt;&lt;secondary-title&gt;Microbiology and molecular biology reviews&lt;/secondary-title&gt;&lt;/titles&gt;&lt;periodical&gt;&lt;full-title&gt;Microbiology and molecular biology reviews&lt;/full-title&gt;&lt;/periodical&gt;&lt;pages&gt;434-464&lt;/pages&gt;&lt;volume&gt;62&lt;/volume&gt;&lt;number&gt;2&lt;/number&gt;&lt;dates&gt;&lt;year&gt;1998&lt;/year&gt;&lt;/dates&gt;&lt;isbn&gt;1098-5557&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41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toxicity associated with introduced constructs, or the activity of non-RM defense systems that may also restrict incoming DNA</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&lt;EndNote&gt;&lt;Cite&gt;&lt;Author&gt;Bernheim&lt;/Author&gt;&lt;Year&gt;2020&lt;/Year&gt;&lt;RecNum&gt;141&lt;/RecNum&gt;&lt;DisplayText&gt;&lt;style face="superscript"&gt;42&lt;/style&gt;&lt;/DisplayText&gt;&lt;record&gt;&lt;rec-number&gt;141&lt;/rec-number&gt;&lt;foreign-keys&gt;&lt;key app="EN" db-id="a2dwrpf27tdx0ie0a9uvve2ypf5xa9s0902d" timestamp="1780939764"&gt;141&lt;/key&gt;&lt;/foreign-keys&gt;&lt;ref-type name="Journal Article"&gt;17&lt;/ref-type&gt;&lt;contributors&gt;&lt;authors&gt;&lt;author&gt;Bernheim, Aude&lt;/author&gt;&lt;author&gt;Sorek, Rotem&lt;/author&gt;&lt;/authors&gt;&lt;/contributors&gt;&lt;titles&gt;&lt;title&gt;The pan-immune system of bacteria: antiviral defence as a community resource&lt;/title&gt;&lt;secondary-title&gt;Nature reviews microbiology&lt;/secondary-title&gt;&lt;/titles&gt;&lt;periodical&gt;&lt;full-title&gt;Nature Reviews Microbiology&lt;/full-title&gt;&lt;/periodical&gt;&lt;pages&gt;113-119&lt;/pages&gt;&lt;volume&gt;18&lt;/volume&gt;&lt;number&gt;2&lt;/number&gt;&lt;dates&gt;&lt;year&gt;2020&lt;/year&gt;&lt;/dates&gt;&lt;isbn&gt;1740-1526&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42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Likewise, while we demonstrate substantial improvements in DNA introduction and plasmid maintenance, successful transformation does not necessarily guarantee efficient genome engineering, which may remain constrained by homologous recombination efficiency, DNA repair pathways</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&lt;EndNote&gt;&lt;Cite&gt;&lt;Author&gt;Thomas&lt;/Author&gt;&lt;Year&gt;2005&lt;/Year&gt;&lt;RecNum&gt;144&lt;/RecNum&gt;&lt;DisplayText&gt;&lt;style face="superscript"&gt;43&lt;/style&gt;&lt;/DisplayText&gt;&lt;record&gt;&lt;rec-number&gt;144&lt;/rec-number&gt;&lt;foreign-keys&gt;&lt;key app="EN" db-id="a2dwrpf27tdx0ie0a9uvve2ypf5xa9s0902d" timestamp="1780941799"&gt;144&lt;/key&gt;&lt;/foreign-keys&gt;&lt;ref-type name="Journal Article"&gt;17&lt;/ref-type&gt;&lt;contributors&gt;&lt;authors&gt;&lt;author&gt;Thomas, Christopher M&lt;/author&gt;&lt;author&gt;Nielsen, Kaare M&lt;/author&gt;&lt;/authors&gt;&lt;/contributors&gt;&lt;titles&gt;&lt;title&gt;Mechanisms of, and barriers to, horizontal gene transfer between bacteria&lt;/title&gt;&lt;secondary-title&gt;Nature reviews microbiology&lt;/secondary-title&gt;&lt;/titles&gt;&lt;periodical&gt;&lt;full-title&gt;Nature Reviews Microbiology&lt;/full-title&gt;&lt;/periodical&gt;&lt;pages&gt;711-721&lt;/pages&gt;&lt;volume&gt;3&lt;/volume&gt;&lt;number&gt;9&lt;/number&gt;&lt;dates&gt;&lt;year&gt;2005&lt;/year&gt;&lt;/dates&gt;&lt;isbn&gt;1740-1526&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43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plasmid stability</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&lt;EndNote&gt;&lt;Cite&gt;&lt;Author&gt;Pinto&lt;/Author&gt;&lt;Year&gt;2012&lt;/Year&gt;&lt;RecNum&gt;145&lt;/RecNum&gt;&lt;DisplayText&gt;&lt;style face="superscript"&gt;44&lt;/style&gt;&lt;/DisplayText&gt;&lt;record&gt;&lt;rec-number&gt;145&lt;/rec-number&gt;&lt;foreign-keys&gt;&lt;key app="EN" db-id="a2dwrpf27tdx0ie0a9uvve2ypf5xa9s0902d" timestamp="1780942015"&gt;145&lt;/key&gt;&lt;/foreign-keys&gt;&lt;ref-type name="Journal Article"&gt;17&lt;/ref-type&gt;&lt;contributors&gt;&lt;authors&gt;&lt;author&gt;Pinto, Uelinton M&lt;/author&gt;&lt;author&gt;Pappas, Katherine M&lt;/author&gt;&lt;author&gt;Winans, Stephen C&lt;/author&gt;&lt;/authors&gt;&lt;/contributors&gt;&lt;titles&gt;&lt;title&gt;The ABCs of plasmid replication and segregation&lt;/title&gt;&lt;secondary-title&gt;Nature Reviews Microbiology&lt;/secondary-title&gt;&lt;/titles&gt;&lt;periodical&gt;&lt;full-title&gt;Nature Reviews Microbiology&lt;/full-title&gt;&lt;/periodical&gt;&lt;pages&gt;755-765&lt;/pages&gt;&lt;volume&gt;10&lt;/volume&gt;&lt;number&gt;11&lt;/number&gt;&lt;dates&gt;&lt;year&gt;2012&lt;/year&gt;&lt;/dates&gt;&lt;isbn&gt;1740-1526&lt;/isbn&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vertAlign w:val="superscript"/>
        </w:rPr>
        <w:t>44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or other host-specific factors. Even so, by eliminating RM-mediated restriction as a source of transformation failure, SyToGen enables more direct evaluation on the relative contribution of these additional factors that may be limiting genetic tractability.</w:t>
      </w:r>
    </w:p>
    <w:p w14:paraId="1DD57A36" w14:textId="77777777" w:rsidR="0090198A" w:rsidRDefault="00A11ED3" w:rsidP="00544BD6">
      <w:pPr>
        <w:spacing w:line="479"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Our findings in </w:t>
      </w:r>
      <w:r>
        <w:rPr>
          <w:rFonts w:ascii="Times New Roman" w:eastAsia="Times New Roman" w:hAnsi="Times New Roman" w:cs="Times New Roman"/>
          <w:i/>
          <w:sz w:val="24"/>
          <w:szCs w:val="24"/>
          <w:lang w:val="en-US"/>
        </w:rPr>
        <w:t>S. aureus</w:t>
      </w:r>
      <w:r>
        <w:rPr>
          <w:rFonts w:ascii="Times New Roman" w:eastAsia="Times New Roman" w:hAnsi="Times New Roman" w:cs="Times New Roman"/>
          <w:sz w:val="24"/>
          <w:szCs w:val="24"/>
          <w:lang w:val="en-US"/>
        </w:rPr>
        <w:t xml:space="preserve"> UAMS-1 illustrate this principle. RM-silent constructs enabled initial DNA entry, allowing optimization of competent cell preparation and transformation procedures that subsequently supported introduction of unedited plasmids. These observations suggest that RM-silent vectors can serve as tractability-scouting tools for genetically inaccessible bacteria, providing a foundation from which strain-specific genetic tools and workflows can be developed. While we demonstrate this strategy within </w:t>
      </w:r>
      <w:r>
        <w:rPr>
          <w:rFonts w:ascii="Times New Roman" w:eastAsia="Times New Roman" w:hAnsi="Times New Roman" w:cs="Times New Roman"/>
          <w:i/>
          <w:sz w:val="24"/>
          <w:szCs w:val="24"/>
          <w:lang w:val="en-US"/>
        </w:rPr>
        <w:t>Staphylococcus</w:t>
      </w:r>
      <w:r>
        <w:rPr>
          <w:rFonts w:ascii="Times New Roman" w:eastAsia="Times New Roman" w:hAnsi="Times New Roman" w:cs="Times New Roman"/>
          <w:sz w:val="24"/>
          <w:szCs w:val="24"/>
          <w:lang w:val="en-US"/>
        </w:rPr>
        <w:t>,</w:t>
      </w:r>
      <w:r>
        <w:rPr>
          <w:lang w:val="en-US"/>
        </w:rPr>
        <w:t xml:space="preserve"> </w:t>
      </w:r>
      <w:r>
        <w:rPr>
          <w:rFonts w:ascii="Times New Roman" w:eastAsia="Times New Roman" w:hAnsi="Times New Roman" w:cs="Times New Roman"/>
          <w:sz w:val="24"/>
          <w:szCs w:val="24"/>
          <w:lang w:val="en-US"/>
        </w:rPr>
        <w:t xml:space="preserve">a clinically important genus with extensive genomic and methylome resources and well-studied RM-mediated barriers to transformation, the underlying principles are broadly applicable. If RM targets can be identified through methylome analysis, genome sequence data, </w:t>
      </w:r>
      <w:r>
        <w:rPr>
          <w:rFonts w:ascii="Times New Roman" w:eastAsia="Times New Roman" w:hAnsi="Times New Roman" w:cs="Times New Roman"/>
          <w:sz w:val="24"/>
          <w:szCs w:val="24"/>
          <w:lang w:val="en-US"/>
        </w:rPr>
        <w:lastRenderedPageBreak/>
        <w:t xml:space="preserve">or curated databases, existing genetic constructs can be systematically redesigned via SyToGen to reduce restriction and facilitate DNA introduction. </w:t>
      </w:r>
    </w:p>
    <w:p w14:paraId="5795BC03" w14:textId="4D0A43BD" w:rsidR="00A25C8A" w:rsidRDefault="00CD25BA" w:rsidP="00544BD6">
      <w:pPr>
        <w:spacing w:line="479"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Collectively, these findings demonstrate that SyToGen can convert bacterial genome and methylome information into engineered genetic tools, providing a practical route to extend genetic manipulation to previously inaccessible bacterial lineages and accelerating the development of genetic systems across bacterial diversity</w:t>
      </w:r>
    </w:p>
    <w:p w14:paraId="08C29D21" w14:textId="1ECB9829" w:rsidR="001C3442" w:rsidRDefault="007F153B">
      <w:pPr>
        <w:pStyle w:val="Heading1"/>
        <w:spacing w:line="480" w:lineRule="auto"/>
        <w:jc w:val="both"/>
        <w:rPr>
          <w:rFonts w:ascii="Times New Roman" w:eastAsia="Times New Roman" w:hAnsi="Times New Roman" w:cs="Times New Roman"/>
          <w:b/>
          <w:bCs/>
          <w:sz w:val="28"/>
          <w:szCs w:val="28"/>
        </w:rPr>
      </w:pPr>
      <w:commentRangeStart w:id="1117"/>
      <w:r>
        <w:rPr>
          <w:rFonts w:ascii="Times New Roman" w:eastAsia="Times New Roman" w:hAnsi="Times New Roman" w:cs="Times New Roman"/>
          <w:b/>
          <w:bCs/>
          <w:sz w:val="28"/>
          <w:szCs w:val="28"/>
        </w:rPr>
        <w:t>Materials and Methods</w:t>
      </w:r>
      <w:commentRangeEnd w:id="1117"/>
      <w:r>
        <w:rPr>
          <w:rStyle w:val="CommentReference"/>
          <w:rFonts w:ascii="Times New Roman" w:eastAsia="Times New Roman" w:hAnsi="Times New Roman" w:cs="Times New Roman"/>
          <w:b/>
          <w:bCs/>
          <w:sz w:val="28"/>
          <w:szCs w:val="28"/>
        </w:rPr>
        <w:commentReference w:id="1117"/>
      </w:r>
    </w:p>
    <w:p w14:paraId="2D12AB78" w14:textId="77777777" w:rsidR="001C3442" w:rsidRDefault="007F153B">
      <w:pPr>
        <w:pStyle w:val="Heading2"/>
        <w:spacing w:line="480" w:lineRule="auto"/>
        <w:jc w:val="both"/>
        <w:rPr>
          <w:rFonts w:ascii="Times New Roman" w:eastAsia="Times New Roman" w:hAnsi="Times New Roman" w:cs="Times New Roman"/>
          <w:b/>
          <w:bCs/>
          <w:sz w:val="24"/>
          <w:szCs w:val="24"/>
        </w:rPr>
      </w:pPr>
      <w:bookmarkStart w:id="1118" w:name="_tp16qfa7vv8d" w:colFirst="0" w:colLast="0"/>
      <w:bookmarkEnd w:id="1118"/>
      <w:r>
        <w:rPr>
          <w:rFonts w:ascii="Times New Roman" w:eastAsia="Times New Roman" w:hAnsi="Times New Roman" w:cs="Times New Roman"/>
          <w:b/>
          <w:bCs/>
          <w:sz w:val="24"/>
          <w:szCs w:val="24"/>
        </w:rPr>
        <w:t>Biological materials</w:t>
      </w:r>
    </w:p>
    <w:p w14:paraId="4048E213" w14:textId="38E232F0" w:rsidR="001C3442" w:rsidRDefault="007F153B" w:rsidP="62751C5D">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Escherichia coli</w:t>
      </w:r>
      <w:r>
        <w:rPr>
          <w:rFonts w:ascii="Times New Roman" w:eastAsia="Times New Roman" w:hAnsi="Times New Roman" w:cs="Times New Roman"/>
          <w:sz w:val="24"/>
          <w:szCs w:val="24"/>
          <w:lang w:val="en-US"/>
        </w:rPr>
        <w:t xml:space="preserve"> NEBalpha competent cells were purchased from New England Biolabs (NEB) (Ipswich, MA, USA) and used as intermediate cloning hosts. </w:t>
      </w:r>
      <w:r>
        <w:rPr>
          <w:rFonts w:ascii="Times New Roman" w:eastAsia="Times New Roman" w:hAnsi="Times New Roman" w:cs="Times New Roman"/>
          <w:i/>
          <w:iCs/>
          <w:sz w:val="24"/>
          <w:szCs w:val="24"/>
          <w:lang w:val="en-US"/>
        </w:rPr>
        <w:t>E. coli</w:t>
      </w:r>
      <w:r>
        <w:rPr>
          <w:rFonts w:ascii="Times New Roman" w:eastAsia="Times New Roman" w:hAnsi="Times New Roman" w:cs="Times New Roman"/>
          <w:sz w:val="24"/>
          <w:szCs w:val="24"/>
          <w:lang w:val="en-US"/>
        </w:rPr>
        <w:t xml:space="preserve"> ER2796 was provided by the laboratory of Rich Roberts (NEB) and used to produce methylation-free plasmid DNA. </w:t>
      </w:r>
      <w:r>
        <w:rPr>
          <w:rFonts w:ascii="Times New Roman" w:eastAsia="Times New Roman" w:hAnsi="Times New Roman" w:cs="Times New Roman"/>
          <w:i/>
          <w:iCs/>
          <w:sz w:val="24"/>
          <w:szCs w:val="24"/>
          <w:lang w:val="en-US"/>
        </w:rPr>
        <w:t>E. coli</w:t>
      </w:r>
      <w:r>
        <w:rPr>
          <w:rFonts w:ascii="Times New Roman" w:eastAsia="Times New Roman" w:hAnsi="Times New Roman" w:cs="Times New Roman"/>
          <w:sz w:val="24"/>
          <w:szCs w:val="24"/>
          <w:lang w:val="en-US"/>
        </w:rPr>
        <w:t xml:space="preserve"> JMC2 (derived from ZYCY10P3S2T; original minicircle producing strain) was generated by our laboratory [</w:t>
      </w:r>
      <w:ins w:id="1119" w:author="Bouzek,Heather K" w:date="2026-08-31T20:45:00Z" w16du:dateUtc="2026-09-01T01:45:00Z">
        <w:r w:rsidR="003669FE">
          <w:rPr>
            <w:rFonts w:ascii="Times New Roman" w:eastAsia="Times New Roman" w:hAnsi="Times New Roman" w:cs="Times New Roman"/>
            <w:sz w:val="24"/>
            <w:szCs w:val="24"/>
            <w:highlight w:val="cyan"/>
            <w:lang w:val="en-US"/>
          </w:rPr>
          <w:t>R</w:t>
        </w:r>
      </w:ins>
      <w:del w:id="1120" w:author="Bouzek,Heather K" w:date="2026-08-31T20:45:00Z" w16du:dateUtc="2026-09-01T01:45:00Z">
        <w:r w:rsidDel="003669FE">
          <w:rPr>
            <w:rFonts w:ascii="Times New Roman" w:eastAsia="Times New Roman" w:hAnsi="Times New Roman" w:cs="Times New Roman"/>
            <w:sz w:val="24"/>
            <w:szCs w:val="24"/>
            <w:highlight w:val="cyan"/>
            <w:lang w:val="en-US"/>
          </w:rPr>
          <w:delText>r</w:delText>
        </w:r>
      </w:del>
      <w:r>
        <w:rPr>
          <w:rFonts w:ascii="Times New Roman" w:eastAsia="Times New Roman" w:hAnsi="Times New Roman" w:cs="Times New Roman"/>
          <w:sz w:val="24"/>
          <w:szCs w:val="24"/>
          <w:highlight w:val="cyan"/>
          <w:lang w:val="en-US"/>
        </w:rPr>
        <w:t>ef</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Staphylococcus aureus</w:t>
      </w:r>
      <w:r>
        <w:rPr>
          <w:rFonts w:ascii="Times New Roman" w:eastAsia="Times New Roman" w:hAnsi="Times New Roman" w:cs="Times New Roman"/>
          <w:sz w:val="24"/>
          <w:szCs w:val="24"/>
          <w:lang w:val="en-US"/>
        </w:rPr>
        <w:t xml:space="preserve"> strains were obtained from the laboratories of Katherine Lemon (</w:t>
      </w:r>
      <w:r>
        <w:rPr>
          <w:rFonts w:ascii="Times New Roman" w:eastAsia="Times New Roman" w:hAnsi="Times New Roman" w:cs="Times New Roman"/>
          <w:i/>
          <w:iCs/>
          <w:sz w:val="24"/>
          <w:szCs w:val="24"/>
          <w:lang w:val="en-US"/>
        </w:rPr>
        <w:t>S. aureus</w:t>
      </w:r>
      <w:r>
        <w:rPr>
          <w:rFonts w:ascii="Times New Roman" w:eastAsia="Times New Roman" w:hAnsi="Times New Roman" w:cs="Times New Roman"/>
          <w:sz w:val="24"/>
          <w:szCs w:val="24"/>
          <w:lang w:val="en-US"/>
        </w:rPr>
        <w:t xml:space="preserve"> JE2) or Jim Cassat (</w:t>
      </w:r>
      <w:r>
        <w:rPr>
          <w:rFonts w:ascii="Times New Roman" w:eastAsia="Times New Roman" w:hAnsi="Times New Roman" w:cs="Times New Roman"/>
          <w:i/>
          <w:iCs/>
          <w:sz w:val="24"/>
          <w:szCs w:val="24"/>
          <w:lang w:val="en-US"/>
        </w:rPr>
        <w:t>S. aureus</w:t>
      </w:r>
      <w:r>
        <w:rPr>
          <w:rFonts w:ascii="Times New Roman" w:eastAsia="Times New Roman" w:hAnsi="Times New Roman" w:cs="Times New Roman"/>
          <w:sz w:val="24"/>
          <w:szCs w:val="24"/>
          <w:lang w:val="en-US"/>
        </w:rPr>
        <w:t xml:space="preserve"> UAMS-1). Antibiotics (kanamycin, ampicillin, chloramphenicol) were purchased from Millipore-Sigma (St. Louis, MO, USA). Growth media were purchased from Millipore-Sigma (Luria–Bertani, Brain Heart Infusion; St. Louis, MO, USA) or Oxoid (Vegetable Peptone, Waltham, MA, USA). DNA isolation kits were purchased from LGC Biosearch Technologies/Epicentre/Lucigen (Masterpure Gram Positive kit; Middleton, WI, USA) and Qiagen (QIAprep Spin Miniprep Kit; Germantown, MD, USA). Cloning reagents and DNA enzymes were purchased from NEB (Phusion High-Fidelity DNA Polymerase, HiFi DNA Assembly Master Mix, Q5 Site-Directed Mutagenesis Kit; Ipswich, MA, USA). Plasmids were purchased from System Biosciences (SBI) (Palo Alto, CA, USA) (Parental plasmid; pMC vector), Elitra Pharmaceuticals (San Diego, CA, USA) (pEPSA5), Addgene (Watertown, MA, USA) (pCasSA; plasmid #98211) or obtained as gifts </w:t>
      </w:r>
      <w:r>
        <w:rPr>
          <w:rFonts w:ascii="Times New Roman" w:eastAsia="Times New Roman" w:hAnsi="Times New Roman" w:cs="Times New Roman"/>
          <w:sz w:val="24"/>
          <w:szCs w:val="24"/>
          <w:lang w:val="en-US"/>
        </w:rPr>
        <w:lastRenderedPageBreak/>
        <w:t xml:space="preserve">from the laboratory of Alex Horswill (pCM29 </w:t>
      </w:r>
      <w:r>
        <w:rPr>
          <w:rFonts w:ascii="Times New Roman" w:eastAsia="Times New Roman" w:hAnsi="Times New Roman" w:cs="Times New Roman"/>
          <w:sz w:val="24"/>
          <w:szCs w:val="24"/>
          <w:highlight w:val="cyan"/>
          <w:lang w:val="en-US"/>
        </w:rPr>
        <w:t>[</w:t>
      </w:r>
      <w:commentRangeStart w:id="1121"/>
      <w:r>
        <w:rPr>
          <w:rFonts w:ascii="Times New Roman" w:eastAsia="Times New Roman" w:hAnsi="Times New Roman" w:cs="Times New Roman"/>
          <w:sz w:val="24"/>
          <w:szCs w:val="24"/>
          <w:highlight w:val="cyan"/>
          <w:lang w:val="en-US"/>
        </w:rPr>
        <w:t>Ref]</w:t>
      </w:r>
      <w:commentRangeEnd w:id="1121"/>
      <w:r>
        <w:rPr>
          <w:rStyle w:val="CommentReference"/>
          <w:rFonts w:ascii="Times New Roman" w:eastAsia="Times New Roman" w:hAnsi="Times New Roman" w:cs="Times New Roman"/>
          <w:sz w:val="24"/>
          <w:szCs w:val="24"/>
          <w:highlight w:val="cyan"/>
          <w:lang w:val="en-US"/>
        </w:rPr>
        <w:commentReference w:id="1121"/>
      </w:r>
      <w:r>
        <w:rPr>
          <w:rFonts w:ascii="Times New Roman" w:eastAsia="Times New Roman" w:hAnsi="Times New Roman" w:cs="Times New Roman"/>
          <w:sz w:val="24"/>
          <w:szCs w:val="24"/>
          <w:highlight w:val="cyan"/>
          <w:lang w:val="en-US"/>
        </w:rPr>
        <w:t>,</w:t>
      </w:r>
      <w:r>
        <w:rPr>
          <w:rFonts w:ascii="Times New Roman" w:eastAsia="Times New Roman" w:hAnsi="Times New Roman" w:cs="Times New Roman"/>
          <w:sz w:val="24"/>
          <w:szCs w:val="24"/>
          <w:lang w:val="en-US"/>
        </w:rPr>
        <w:t xml:space="preserve"> pHC48 </w:t>
      </w:r>
      <w:r>
        <w:rPr>
          <w:rFonts w:ascii="Times New Roman" w:eastAsia="Times New Roman" w:hAnsi="Times New Roman" w:cs="Times New Roman"/>
          <w:sz w:val="24"/>
          <w:szCs w:val="24"/>
          <w:highlight w:val="cyan"/>
          <w:lang w:val="en-US"/>
          <w:rPrChange w:id="1122" w:author="Bouzek,Heather K" w:date="2026-08-23T20:19:00Z" w16du:dateUtc="2026-08-24T01:19:00Z">
            <w:rPr>
              <w:rFonts w:ascii="Times New Roman" w:eastAsia="Times New Roman" w:hAnsi="Times New Roman" w:cs="Times New Roman"/>
              <w:sz w:val="24"/>
              <w:szCs w:val="24"/>
              <w:lang w:val="en-US"/>
            </w:rPr>
          </w:rPrChange>
        </w:rPr>
        <w:t>[</w:t>
      </w:r>
      <w:commentRangeStart w:id="1123"/>
      <w:r>
        <w:rPr>
          <w:rFonts w:ascii="Times New Roman" w:eastAsia="Times New Roman" w:hAnsi="Times New Roman" w:cs="Times New Roman"/>
          <w:sz w:val="24"/>
          <w:szCs w:val="24"/>
          <w:highlight w:val="cyan"/>
          <w:lang w:val="en-US"/>
        </w:rPr>
        <w:t>Ref</w:t>
      </w:r>
      <w:r>
        <w:rPr>
          <w:rFonts w:ascii="Times New Roman" w:eastAsia="Times New Roman" w:hAnsi="Times New Roman" w:cs="Times New Roman"/>
          <w:sz w:val="24"/>
          <w:szCs w:val="24"/>
          <w:highlight w:val="cyan"/>
          <w:lang w:val="en-US"/>
          <w:rPrChange w:id="1124" w:author="Bouzek,Heather K" w:date="2026-08-23T20:19:00Z" w16du:dateUtc="2026-08-24T01:19:00Z">
            <w:rPr>
              <w:rFonts w:ascii="Times New Roman" w:eastAsia="Times New Roman" w:hAnsi="Times New Roman" w:cs="Times New Roman"/>
              <w:sz w:val="24"/>
              <w:szCs w:val="24"/>
              <w:lang w:val="en-US"/>
            </w:rPr>
          </w:rPrChange>
        </w:rPr>
        <w:t>]</w:t>
      </w:r>
      <w:commentRangeEnd w:id="1123"/>
      <w:r>
        <w:rPr>
          <w:rStyle w:val="CommentReference"/>
          <w:rFonts w:ascii="Times New Roman" w:eastAsia="Times New Roman" w:hAnsi="Times New Roman" w:cs="Times New Roman"/>
          <w:sz w:val="24"/>
          <w:szCs w:val="24"/>
          <w:lang w:val="en-US"/>
        </w:rPr>
        <w:commentReference w:id="1123"/>
      </w:r>
      <w:r>
        <w:rPr>
          <w:rFonts w:ascii="Times New Roman" w:eastAsia="Times New Roman" w:hAnsi="Times New Roman" w:cs="Times New Roman"/>
          <w:sz w:val="24"/>
          <w:szCs w:val="24"/>
          <w:lang w:val="en-US"/>
        </w:rPr>
        <w:t xml:space="preserve">, and pBURSA </w:t>
      </w:r>
      <w:r>
        <w:rPr>
          <w:rFonts w:ascii="Times New Roman" w:eastAsia="Times New Roman" w:hAnsi="Times New Roman" w:cs="Times New Roman"/>
          <w:sz w:val="24"/>
          <w:szCs w:val="24"/>
          <w:highlight w:val="cyan"/>
          <w:lang w:val="en-US"/>
          <w:rPrChange w:id="1125" w:author="Bouzek,Heather K" w:date="2026-08-23T20:19:00Z" w16du:dateUtc="2026-08-24T01:19:00Z">
            <w:rPr>
              <w:rFonts w:ascii="Times New Roman" w:eastAsia="Times New Roman" w:hAnsi="Times New Roman" w:cs="Times New Roman"/>
              <w:sz w:val="24"/>
              <w:szCs w:val="24"/>
              <w:lang w:val="en-US"/>
            </w:rPr>
          </w:rPrChange>
        </w:rPr>
        <w:t>[R</w:t>
      </w:r>
      <w:commentRangeStart w:id="1126"/>
      <w:r>
        <w:rPr>
          <w:rFonts w:ascii="Times New Roman" w:eastAsia="Times New Roman" w:hAnsi="Times New Roman" w:cs="Times New Roman"/>
          <w:sz w:val="24"/>
          <w:szCs w:val="24"/>
          <w:highlight w:val="cyan"/>
          <w:lang w:val="en-US"/>
        </w:rPr>
        <w:t>ef</w:t>
      </w:r>
      <w:r>
        <w:rPr>
          <w:rFonts w:ascii="Times New Roman" w:eastAsia="Times New Roman" w:hAnsi="Times New Roman" w:cs="Times New Roman"/>
          <w:sz w:val="24"/>
          <w:szCs w:val="24"/>
          <w:highlight w:val="cyan"/>
          <w:lang w:val="en-US"/>
          <w:rPrChange w:id="1127" w:author="Bouzek,Heather K" w:date="2026-08-23T20:19:00Z" w16du:dateUtc="2026-08-24T01:19:00Z">
            <w:rPr>
              <w:rFonts w:ascii="Times New Roman" w:eastAsia="Times New Roman" w:hAnsi="Times New Roman" w:cs="Times New Roman"/>
              <w:sz w:val="24"/>
              <w:szCs w:val="24"/>
              <w:lang w:val="en-US"/>
            </w:rPr>
          </w:rPrChange>
        </w:rPr>
        <w:t>]</w:t>
      </w:r>
      <w:commentRangeEnd w:id="1126"/>
      <w:r>
        <w:rPr>
          <w:rStyle w:val="CommentReference"/>
          <w:rFonts w:ascii="Times New Roman" w:eastAsia="Times New Roman" w:hAnsi="Times New Roman" w:cs="Times New Roman"/>
          <w:sz w:val="24"/>
          <w:szCs w:val="24"/>
          <w:highlight w:val="cyan"/>
          <w:lang w:val="en-US"/>
          <w:rPrChange w:id="1128" w:author="Bouzek,Heather K" w:date="2026-08-23T20:19:00Z" w16du:dateUtc="2026-08-24T01:19:00Z">
            <w:rPr>
              <w:rStyle w:val="CommentReference"/>
              <w:rFonts w:ascii="Times New Roman" w:eastAsia="Times New Roman" w:hAnsi="Times New Roman" w:cs="Times New Roman"/>
              <w:sz w:val="24"/>
              <w:szCs w:val="24"/>
              <w:lang w:val="en-US"/>
            </w:rPr>
          </w:rPrChange>
        </w:rPr>
        <w:commentReference w:id="1126"/>
      </w:r>
      <w:r>
        <w:rPr>
          <w:rFonts w:ascii="Times New Roman" w:eastAsia="Times New Roman" w:hAnsi="Times New Roman" w:cs="Times New Roman"/>
          <w:sz w:val="24"/>
          <w:szCs w:val="24"/>
          <w:highlight w:val="cyan"/>
          <w:lang w:val="en-US"/>
          <w:rPrChange w:id="1129" w:author="Bouzek,Heather K" w:date="2026-08-23T20:19:00Z" w16du:dateUtc="2026-08-24T01:19:00Z">
            <w:rPr>
              <w:rFonts w:ascii="Times New Roman" w:eastAsia="Times New Roman" w:hAnsi="Times New Roman" w:cs="Times New Roman"/>
              <w:sz w:val="24"/>
              <w:szCs w:val="24"/>
              <w:lang w:val="en-US"/>
            </w:rPr>
          </w:rPrChange>
        </w:rPr>
        <w:t>)</w:t>
      </w:r>
      <w:r>
        <w:rPr>
          <w:rFonts w:ascii="Times New Roman" w:eastAsia="Times New Roman" w:hAnsi="Times New Roman" w:cs="Times New Roman"/>
          <w:sz w:val="24"/>
          <w:szCs w:val="24"/>
          <w:lang w:val="en-US"/>
        </w:rPr>
        <w:t xml:space="preserve"> or Tony Richardson (pMG020 </w:t>
      </w:r>
      <w:r>
        <w:rPr>
          <w:rFonts w:ascii="Times New Roman" w:eastAsia="Times New Roman" w:hAnsi="Times New Roman" w:cs="Times New Roman"/>
          <w:sz w:val="24"/>
          <w:szCs w:val="24"/>
          <w:highlight w:val="cyan"/>
          <w:lang w:val="en-US"/>
          <w:rPrChange w:id="1130" w:author="Bouzek,Heather K" w:date="2026-08-23T20:18:00Z" w16du:dateUtc="2026-08-24T01:18:00Z">
            <w:rPr>
              <w:rFonts w:ascii="Times New Roman" w:eastAsia="Times New Roman" w:hAnsi="Times New Roman" w:cs="Times New Roman"/>
              <w:sz w:val="24"/>
              <w:szCs w:val="24"/>
              <w:lang w:val="en-US"/>
            </w:rPr>
          </w:rPrChange>
        </w:rPr>
        <w:t>[</w:t>
      </w:r>
      <w:commentRangeStart w:id="1131"/>
      <w:r>
        <w:rPr>
          <w:rFonts w:ascii="Times New Roman" w:eastAsia="Times New Roman" w:hAnsi="Times New Roman" w:cs="Times New Roman"/>
          <w:sz w:val="24"/>
          <w:szCs w:val="24"/>
          <w:highlight w:val="cyan"/>
          <w:lang w:val="en-US"/>
        </w:rPr>
        <w:t>Ref</w:t>
      </w:r>
      <w:r>
        <w:rPr>
          <w:rFonts w:ascii="Times New Roman" w:eastAsia="Times New Roman" w:hAnsi="Times New Roman" w:cs="Times New Roman"/>
          <w:sz w:val="24"/>
          <w:szCs w:val="24"/>
          <w:highlight w:val="cyan"/>
          <w:lang w:val="en-US"/>
          <w:rPrChange w:id="1132" w:author="Bouzek,Heather K" w:date="2026-08-23T20:18:00Z" w16du:dateUtc="2026-08-24T01:18:00Z">
            <w:rPr>
              <w:rFonts w:ascii="Times New Roman" w:eastAsia="Times New Roman" w:hAnsi="Times New Roman" w:cs="Times New Roman"/>
              <w:sz w:val="24"/>
              <w:szCs w:val="24"/>
              <w:lang w:val="en-US"/>
            </w:rPr>
          </w:rPrChange>
        </w:rPr>
        <w:t>]</w:t>
      </w:r>
      <w:commentRangeEnd w:id="1131"/>
      <w:r>
        <w:rPr>
          <w:rStyle w:val="CommentReference"/>
          <w:rFonts w:ascii="Times New Roman" w:eastAsia="Times New Roman" w:hAnsi="Times New Roman" w:cs="Times New Roman"/>
          <w:sz w:val="24"/>
          <w:szCs w:val="24"/>
          <w:highlight w:val="cyan"/>
          <w:lang w:val="en-US"/>
          <w:rPrChange w:id="1133" w:author="Bouzek,Heather K" w:date="2026-08-23T20:18:00Z" w16du:dateUtc="2026-08-24T01:18:00Z">
            <w:rPr>
              <w:rStyle w:val="CommentReference"/>
              <w:rFonts w:ascii="Times New Roman" w:eastAsia="Times New Roman" w:hAnsi="Times New Roman" w:cs="Times New Roman"/>
              <w:sz w:val="24"/>
              <w:szCs w:val="24"/>
              <w:lang w:val="en-US"/>
            </w:rPr>
          </w:rPrChange>
        </w:rPr>
        <w:commentReference w:id="1131"/>
      </w:r>
      <w:r>
        <w:rPr>
          <w:rFonts w:ascii="Times New Roman" w:eastAsia="Times New Roman" w:hAnsi="Times New Roman" w:cs="Times New Roman"/>
          <w:sz w:val="24"/>
          <w:szCs w:val="24"/>
          <w:highlight w:val="cyan"/>
          <w:lang w:val="en-US"/>
          <w:rPrChange w:id="1134" w:author="Bouzek,Heather K" w:date="2026-08-23T20:18:00Z" w16du:dateUtc="2026-08-24T01:18:00Z">
            <w:rPr>
              <w:rFonts w:ascii="Times New Roman" w:eastAsia="Times New Roman" w:hAnsi="Times New Roman" w:cs="Times New Roman"/>
              <w:sz w:val="24"/>
              <w:szCs w:val="24"/>
              <w:lang w:val="en-US"/>
            </w:rPr>
          </w:rPrChange>
        </w:rPr>
        <w:t>)</w:t>
      </w:r>
      <w:r>
        <w:rPr>
          <w:rFonts w:ascii="Times New Roman" w:eastAsia="Times New Roman" w:hAnsi="Times New Roman" w:cs="Times New Roman"/>
          <w:sz w:val="24"/>
          <w:szCs w:val="24"/>
          <w:lang w:val="en-US"/>
        </w:rPr>
        <w:t>. Oligonucleotides were purchased from IDT Technologies (Coralville, IA, USA). Electroporation cuvettes (1mm-gap) were purchased from BioRad and transformations performed on a BioRad Gene Pulser instrument (Hercules, CA, USA). De novo DNA synthesis services and polynucleotide fragments were purchased from Synbio Technologies (Monmouth Junction, NJ, USA) or Twist Biosciences (South San Francisco, CA, USA). Plasmid DNA sequencing services were purchased from Macrogen (Cambridge, MA, USA) or Plasmidsaurus (Eugene, OR, USA).</w:t>
      </w:r>
    </w:p>
    <w:p w14:paraId="64AF106A" w14:textId="77777777" w:rsidR="009F2E13" w:rsidRDefault="009F2E13" w:rsidP="00AF5E7B">
      <w:pPr>
        <w:pStyle w:val="Heading2"/>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Bacterial Genome/Methylome sequencing </w:t>
      </w:r>
    </w:p>
    <w:p w14:paraId="4715D7AE" w14:textId="220F8AA6" w:rsidR="001C3442" w:rsidRDefault="009F2E13">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Determination of bacterial methylomes was accomplished using single molecule real-time sequencing [</w:t>
      </w:r>
      <w:r>
        <w:rPr>
          <w:rFonts w:ascii="Times New Roman" w:eastAsia="Times New Roman" w:hAnsi="Times New Roman" w:cs="Times New Roman"/>
          <w:sz w:val="24"/>
          <w:szCs w:val="24"/>
          <w:highlight w:val="cyan"/>
          <w:lang w:val="en-US"/>
        </w:rPr>
        <w:t>Ref</w:t>
      </w:r>
      <w:r>
        <w:rPr>
          <w:rFonts w:ascii="Times New Roman" w:eastAsia="Times New Roman" w:hAnsi="Times New Roman" w:cs="Times New Roman"/>
          <w:sz w:val="24"/>
          <w:szCs w:val="24"/>
          <w:lang w:val="en-US"/>
        </w:rPr>
        <w:t xml:space="preserve">] (SMRTseq; </w:t>
      </w:r>
      <w:hyperlink r:id="rId17">
        <w:r>
          <w:rPr>
            <w:rFonts w:ascii="Times New Roman" w:eastAsia="Times New Roman" w:hAnsi="Times New Roman" w:cs="Times New Roman"/>
            <w:color w:val="0000FF"/>
            <w:sz w:val="24"/>
            <w:szCs w:val="24"/>
            <w:u w:val="single"/>
            <w:lang w:val="en-US"/>
          </w:rPr>
          <w:t>www.pacb.com</w:t>
        </w:r>
      </w:hyperlink>
      <w:r>
        <w:rPr>
          <w:rFonts w:ascii="Times New Roman" w:eastAsia="Times New Roman" w:hAnsi="Times New Roman" w:cs="Times New Roman"/>
          <w:sz w:val="24"/>
          <w:szCs w:val="24"/>
          <w:lang w:val="en-US"/>
        </w:rPr>
        <w:t xml:space="preserve">). The principle of SMRT-seq and related base modification detection has been detailed previously.  SMRT-seq for </w:t>
      </w:r>
      <w:r>
        <w:rPr>
          <w:rFonts w:ascii="Times New Roman" w:eastAsia="Times New Roman" w:hAnsi="Times New Roman" w:cs="Times New Roman"/>
          <w:i/>
          <w:iCs/>
          <w:sz w:val="24"/>
          <w:szCs w:val="24"/>
          <w:lang w:val="en-US"/>
        </w:rPr>
        <w:t>Staphylococcus aureus</w:t>
      </w:r>
      <w:r>
        <w:rPr>
          <w:rFonts w:ascii="Times New Roman" w:eastAsia="Times New Roman" w:hAnsi="Times New Roman" w:cs="Times New Roman"/>
          <w:sz w:val="24"/>
          <w:szCs w:val="24"/>
          <w:lang w:val="en-US"/>
        </w:rPr>
        <w:t xml:space="preserve"> UAMS-1 was carried out on a PacBio Sequel Instrument (Pacific Biosciences; Menlo Park, CA, USA) with V2.1 chemistry, following standard SMRTbell template preparation protocols for base modification detection. Genomic DNA samples (5-10 μg) were sheared to an average size of 20 kbp via G-tube (Covaris; Woburn, MA, USA), end repaired and ligated to hairpin barcoded adapters prior to sequencing. Sequencing reads were processed using the Pacific Biosciences SMRTlink pipeline according to the HGAP version 4.0 assembly tool standard protocol. Interpulse durations were measured and processed for all pulses aligned to each position in the reference sequence. To identify modified positions, we used Pacific Biosciences’ SMRTanalysis v2.3.0 patch 5, which uses an </w:t>
      </w:r>
      <w:r>
        <w:rPr>
          <w:rFonts w:ascii="Times New Roman" w:eastAsia="Times New Roman" w:hAnsi="Times New Roman" w:cs="Times New Roman"/>
          <w:i/>
          <w:iCs/>
          <w:sz w:val="24"/>
          <w:szCs w:val="24"/>
          <w:lang w:val="en-US"/>
        </w:rPr>
        <w:t>in silico</w:t>
      </w:r>
      <w:r>
        <w:rPr>
          <w:rFonts w:ascii="Times New Roman" w:eastAsia="Times New Roman" w:hAnsi="Times New Roman" w:cs="Times New Roman"/>
          <w:sz w:val="24"/>
          <w:szCs w:val="24"/>
          <w:lang w:val="en-US"/>
        </w:rPr>
        <w:t xml:space="preserve"> kinetic reference and a T-test-based kinetic score detection of modified base positions.</w:t>
      </w:r>
    </w:p>
    <w:p w14:paraId="6DC69CB6" w14:textId="77777777" w:rsidR="007B1281" w:rsidRDefault="007B1281">
      <w:pPr>
        <w:spacing w:line="480" w:lineRule="auto"/>
        <w:jc w:val="both"/>
        <w:rPr>
          <w:rFonts w:ascii="Times New Roman" w:eastAsia="Times New Roman" w:hAnsi="Times New Roman" w:cs="Times New Roman"/>
          <w:sz w:val="24"/>
          <w:szCs w:val="24"/>
        </w:rPr>
      </w:pPr>
    </w:p>
    <w:p w14:paraId="2772296F" w14:textId="77777777" w:rsidR="007331A8" w:rsidRPr="000C4072" w:rsidRDefault="007331A8" w:rsidP="007331A8">
      <w:pPr>
        <w:spacing w:line="480" w:lineRule="auto"/>
        <w:jc w:val="both"/>
        <w:rPr>
          <w:ins w:id="1135" w:author="Bouzek,Heather K" w:date="2026-08-23T19:31:00Z" w16du:dateUtc="2026-08-24T00:31:00Z"/>
          <w:rFonts w:ascii="Times New Roman" w:eastAsia="Times New Roman" w:hAnsi="Times New Roman" w:cs="Times New Roman"/>
          <w:b/>
          <w:bCs/>
          <w:sz w:val="24"/>
          <w:szCs w:val="24"/>
          <w:lang w:val="en-US"/>
        </w:rPr>
      </w:pPr>
      <w:ins w:id="1136" w:author="Bouzek,Heather K" w:date="2026-08-23T19:31:00Z" w16du:dateUtc="2026-08-24T00:31:00Z">
        <w:r>
          <w:rPr>
            <w:rFonts w:ascii="Times New Roman" w:eastAsia="Times New Roman" w:hAnsi="Times New Roman" w:cs="Times New Roman"/>
            <w:b/>
            <w:bCs/>
            <w:sz w:val="24"/>
            <w:szCs w:val="24"/>
            <w:lang w:val="en-US"/>
          </w:rPr>
          <w:t>Software implementation</w:t>
        </w:r>
      </w:ins>
    </w:p>
    <w:p w14:paraId="61AC4AD5" w14:textId="77777777" w:rsidR="007331A8" w:rsidRPr="007331A8" w:rsidRDefault="007331A8" w:rsidP="007331A8">
      <w:pPr>
        <w:spacing w:line="480" w:lineRule="auto"/>
        <w:jc w:val="both"/>
        <w:rPr>
          <w:ins w:id="1137" w:author="Bouzek,Heather K" w:date="2026-08-23T19:31:00Z" w16du:dateUtc="2026-08-24T00:31:00Z"/>
          <w:rFonts w:ascii="Times New Roman" w:eastAsia="Times New Roman" w:hAnsi="Times New Roman" w:cs="Times New Roman"/>
          <w:b/>
          <w:bCs/>
          <w:sz w:val="24"/>
          <w:szCs w:val="24"/>
          <w:lang w:val="en-US"/>
        </w:rPr>
      </w:pPr>
    </w:p>
    <w:p w14:paraId="29BFC078" w14:textId="47D78DA8" w:rsidR="007331A8" w:rsidRPr="00F1619E" w:rsidRDefault="007331A8" w:rsidP="007331A8">
      <w:pPr>
        <w:spacing w:line="480" w:lineRule="auto"/>
        <w:jc w:val="both"/>
        <w:rPr>
          <w:rFonts w:ascii="Times New Roman" w:eastAsia="Times New Roman" w:hAnsi="Times New Roman" w:cs="Times New Roman"/>
          <w:sz w:val="24"/>
          <w:szCs w:val="24"/>
          <w:lang w:val="en-US"/>
        </w:rPr>
      </w:pPr>
      <w:ins w:id="1138" w:author="Bouzek,Heather K" w:date="2026-08-23T19:31:00Z" w16du:dateUtc="2026-08-24T00:31:00Z">
        <w:r>
          <w:rPr>
            <w:rFonts w:ascii="Times New Roman" w:eastAsia="Times New Roman" w:hAnsi="Times New Roman" w:cs="Times New Roman"/>
            <w:sz w:val="24"/>
            <w:szCs w:val="24"/>
            <w:lang w:val="en-US"/>
          </w:rPr>
          <w:lastRenderedPageBreak/>
          <w:t>SyToGen (the SyngenicDNA Tool Generator) was implemented in Python 3.9+ as a Flask web application (</w:t>
        </w:r>
      </w:ins>
      <w:ins w:id="1139" w:author="Bouzek,Heather K" w:date="2026-08-23T19:41:00Z" w16du:dateUtc="2026-08-24T00:41:00Z">
        <w:r>
          <w:rPr>
            <w:rFonts w:ascii="Times New Roman" w:eastAsia="Times New Roman" w:hAnsi="Times New Roman" w:cs="Times New Roman"/>
            <w:sz w:val="24"/>
            <w:szCs w:val="24"/>
            <w:lang w:val="en-US"/>
          </w:rPr>
          <w:t xml:space="preserve">Github: </w:t>
        </w:r>
      </w:ins>
      <w:ins w:id="1140" w:author="Bouzek,Heather K" w:date="2026-08-23T19:42:00Z" w16du:dateUtc="2026-08-24T00:42:00Z">
        <w:r>
          <w:rPr>
            <w:rFonts w:ascii="Times New Roman" w:eastAsia="Times New Roman" w:hAnsi="Times New Roman" w:cs="Times New Roman"/>
            <w:sz w:val="24"/>
            <w:szCs w:val="24"/>
            <w:lang w:val="en-US"/>
          </w:rPr>
          <w:t>https://github.com/</w:t>
        </w:r>
      </w:ins>
      <w:ins w:id="1141" w:author="Bouzek,Heather K" w:date="2026-08-23T19:31:00Z" w16du:dateUtc="2026-08-24T00:31:00Z">
        <w:r>
          <w:rPr>
            <w:rFonts w:ascii="Times New Roman" w:eastAsia="Times New Roman" w:hAnsi="Times New Roman" w:cs="Times New Roman"/>
            <w:sz w:val="24"/>
            <w:szCs w:val="24"/>
            <w:lang w:val="en-US"/>
          </w:rPr>
          <w:t>BullmanJohnstonLab/Sytogen), with sequence I/O and translation handled through Biopython</w:t>
        </w:r>
      </w:ins>
      <w:ins w:id="1142" w:author="Bouzek,Heather K" w:date="2026-08-23T20:06:00Z" w16du:dateUtc="2026-08-24T01:06:00Z">
        <w:r>
          <w:rPr>
            <w:rFonts w:ascii="Times New Roman" w:eastAsia="Times New Roman" w:hAnsi="Times New Roman" w:cs="Times New Roman"/>
            <w:sz w:val="24"/>
            <w:szCs w:val="24"/>
            <w:lang w:val="en-US"/>
          </w:rPr>
          <w:t xml:space="preserve"> [Ref]</w:t>
        </w:r>
      </w:ins>
      <w:ins w:id="1143" w:author="Bouzek,Heather K" w:date="2026-08-23T19:31:00Z" w16du:dateUtc="2026-08-24T00:31:00Z">
        <w:r>
          <w:rPr>
            <w:rFonts w:ascii="Times New Roman" w:eastAsia="Times New Roman" w:hAnsi="Times New Roman" w:cs="Times New Roman"/>
            <w:sz w:val="24"/>
            <w:szCs w:val="24"/>
            <w:lang w:val="en-US"/>
          </w:rPr>
          <w:t xml:space="preserve">. The tool identifies restriction–modification (RM) target </w:t>
        </w:r>
      </w:ins>
      <w:ins w:id="1144" w:author="Bouzek,Heather K" w:date="2026-08-23T23:58:00Z" w16du:dateUtc="2026-08-24T04:58:00Z">
        <w:r>
          <w:rPr>
            <w:rFonts w:ascii="Times New Roman" w:eastAsia="Times New Roman" w:hAnsi="Times New Roman" w:cs="Times New Roman"/>
            <w:sz w:val="24"/>
            <w:szCs w:val="24"/>
            <w:lang w:val="en-US"/>
          </w:rPr>
          <w:t>motif</w:t>
        </w:r>
      </w:ins>
      <w:ins w:id="1145" w:author="Bouzek,Heather K" w:date="2026-08-23T19:31:00Z" w16du:dateUtc="2026-08-24T00:31:00Z">
        <w:r>
          <w:rPr>
            <w:rFonts w:ascii="Times New Roman" w:eastAsia="Times New Roman" w:hAnsi="Times New Roman" w:cs="Times New Roman"/>
            <w:sz w:val="24"/>
            <w:szCs w:val="24"/>
            <w:lang w:val="en-US"/>
          </w:rPr>
          <w:t xml:space="preserve"> in a DNA construct and removes them by synonymous substitution</w:t>
        </w:r>
      </w:ins>
      <w:ins w:id="1146" w:author="Bouzek,Heather K" w:date="2026-08-23T19:42:00Z" w16du:dateUtc="2026-08-24T00:42:00Z">
        <w:r>
          <w:rPr>
            <w:rFonts w:ascii="Times New Roman" w:eastAsia="Times New Roman" w:hAnsi="Times New Roman" w:cs="Times New Roman"/>
            <w:sz w:val="24"/>
            <w:szCs w:val="24"/>
            <w:lang w:val="en-US"/>
          </w:rPr>
          <w:t>.</w:t>
        </w:r>
      </w:ins>
      <w:ins w:id="1147" w:author="Bouzek,Heather K" w:date="2026-08-23T19:31:00Z" w16du:dateUtc="2026-08-24T00:31:00Z">
        <w:r>
          <w:rPr>
            <w:rFonts w:ascii="Times New Roman" w:eastAsia="Times New Roman" w:hAnsi="Times New Roman" w:cs="Times New Roman"/>
            <w:sz w:val="24"/>
            <w:szCs w:val="24"/>
            <w:lang w:val="en-US"/>
          </w:rPr>
          <w:t xml:space="preserve"> </w:t>
        </w:r>
      </w:ins>
      <w:ins w:id="1148" w:author="Bouzek,Heather K" w:date="2026-08-23T19:42:00Z" w16du:dateUtc="2026-08-24T00:42:00Z">
        <w:r>
          <w:rPr>
            <w:rFonts w:ascii="Times New Roman" w:eastAsia="Times New Roman" w:hAnsi="Times New Roman" w:cs="Times New Roman"/>
            <w:sz w:val="24"/>
            <w:szCs w:val="24"/>
            <w:lang w:val="en-US"/>
          </w:rPr>
          <w:t>This is so that</w:t>
        </w:r>
      </w:ins>
      <w:ins w:id="1149" w:author="Bouzek,Heather K" w:date="2026-08-23T19:31:00Z" w16du:dateUtc="2026-08-24T00:31:00Z">
        <w:r>
          <w:rPr>
            <w:rFonts w:ascii="Times New Roman" w:eastAsia="Times New Roman" w:hAnsi="Times New Roman" w:cs="Times New Roman"/>
            <w:sz w:val="24"/>
            <w:szCs w:val="24"/>
            <w:lang w:val="en-US"/>
          </w:rPr>
          <w:t xml:space="preserve"> the construct can be transformed into a bacterial host without being cleaved by that host's own RM system. SyToGen is host-aware (edits are ranked using strain-specific codon-usage data derived from the target organism's genome) and topology-aware (both linear and circular constructs are supported throughout motif discovery, editing, and downstream assembly design). The pipeline comprises four sequential modules</w:t>
        </w:r>
      </w:ins>
      <w:ins w:id="1150" w:author="Bouzek,Heather K" w:date="2026-08-23T19:35:00Z" w16du:dateUtc="2026-08-24T00:35:00Z">
        <w:r>
          <w:rPr>
            <w:rFonts w:ascii="Times New Roman" w:eastAsia="Times New Roman" w:hAnsi="Times New Roman" w:cs="Times New Roman"/>
            <w:sz w:val="24"/>
            <w:szCs w:val="24"/>
            <w:lang w:val="en-US"/>
          </w:rPr>
          <w:t xml:space="preserve">: </w:t>
        </w:r>
      </w:ins>
      <w:ins w:id="1151" w:author="Bouzek,Heather K" w:date="2026-08-23T19:31:00Z" w16du:dateUtc="2026-08-24T00:31:00Z">
        <w:r>
          <w:rPr>
            <w:rFonts w:ascii="Times New Roman" w:eastAsia="Times New Roman" w:hAnsi="Times New Roman" w:cs="Times New Roman"/>
            <w:sz w:val="24"/>
            <w:szCs w:val="24"/>
            <w:lang w:val="en-US"/>
          </w:rPr>
          <w:t>My</w:t>
        </w:r>
      </w:ins>
      <w:ins w:id="1152" w:author="Bouzek,Heather K" w:date="2026-08-23T23:58:00Z" w16du:dateUtc="2026-08-24T04:58:00Z">
        <w:r>
          <w:rPr>
            <w:rFonts w:ascii="Times New Roman" w:eastAsia="Times New Roman" w:hAnsi="Times New Roman" w:cs="Times New Roman"/>
            <w:sz w:val="24"/>
            <w:szCs w:val="24"/>
            <w:lang w:val="en-US"/>
          </w:rPr>
          <w:t>Motif</w:t>
        </w:r>
      </w:ins>
      <w:r>
        <w:rPr>
          <w:rFonts w:ascii="Times New Roman" w:eastAsia="Times New Roman" w:hAnsi="Times New Roman" w:cs="Times New Roman"/>
          <w:sz w:val="24"/>
          <w:szCs w:val="24"/>
          <w:lang w:val="en-US"/>
        </w:rPr>
        <w:t>, MotifFinder, CodonBias, and SyToGen (the optimization engine). Each exposed as both an interactive web page and a JSON API endpoint (/api/mymotif/parse, /api/codonbias/run, /api/motiffinder/run, /api/sytogen/run), and as an equivalent command-line interface.</w:t>
      </w:r>
    </w:p>
    <w:p w14:paraId="3C47956F"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213C9500" w14:textId="3FE4B40E" w:rsidR="007331A8" w:rsidRPr="00BA430F" w:rsidRDefault="007331A8" w:rsidP="007331A8">
      <w:pPr>
        <w:spacing w:line="48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Motif profile construction (MyMotif)</w:t>
      </w:r>
    </w:p>
    <w:p w14:paraId="2C2CD407" w14:textId="77777777" w:rsidR="007331A8" w:rsidRPr="000C4072" w:rsidRDefault="007331A8" w:rsidP="007331A8">
      <w:pPr>
        <w:spacing w:line="480" w:lineRule="auto"/>
        <w:jc w:val="both"/>
        <w:rPr>
          <w:rFonts w:ascii="Times New Roman" w:eastAsia="Times New Roman" w:hAnsi="Times New Roman" w:cs="Times New Roman"/>
          <w:sz w:val="24"/>
          <w:szCs w:val="24"/>
          <w:lang w:val="en-US"/>
          <w:rPrChange w:id="1153" w:author="Bouzek,Heather K" w:date="2026-08-23T19:32:00Z" w16du:dateUtc="2026-08-24T00:32:00Z">
            <w:rPr>
              <w:rFonts w:ascii="Times New Roman" w:eastAsia="Times New Roman" w:hAnsi="Times New Roman" w:cs="Times New Roman"/>
              <w:b/>
              <w:bCs/>
              <w:sz w:val="24"/>
              <w:szCs w:val="24"/>
              <w:lang w:val="en-US"/>
            </w:rPr>
          </w:rPrChange>
        </w:rPr>
      </w:pPr>
    </w:p>
    <w:p w14:paraId="4ECEDEC4" w14:textId="66828BC2"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Change w:id="1154" w:author="Bouzek,Heather K" w:date="2026-08-23T19:32:00Z" w16du:dateUtc="2026-08-24T00:32:00Z">
            <w:rPr>
              <w:rFonts w:ascii="Times New Roman" w:eastAsia="Times New Roman" w:hAnsi="Times New Roman" w:cs="Times New Roman"/>
              <w:b/>
              <w:bCs/>
              <w:sz w:val="24"/>
              <w:szCs w:val="24"/>
              <w:lang w:val="en-US"/>
            </w:rPr>
          </w:rPrChange>
        </w:rPr>
        <w:t xml:space="preserve">RM target </w:t>
      </w:r>
      <w:r>
        <w:rPr>
          <w:rFonts w:ascii="Times New Roman" w:eastAsia="Times New Roman" w:hAnsi="Times New Roman" w:cs="Times New Roman"/>
          <w:sz w:val="24"/>
          <w:szCs w:val="24"/>
          <w:lang w:val="en-US"/>
        </w:rPr>
        <w:t>motif</w:t>
      </w:r>
      <w:r>
        <w:rPr>
          <w:rFonts w:ascii="Times New Roman" w:eastAsia="Times New Roman" w:hAnsi="Times New Roman" w:cs="Times New Roman"/>
          <w:sz w:val="24"/>
          <w:szCs w:val="24"/>
          <w:lang w:val="en-US"/>
          <w:rPrChange w:id="1155" w:author="Bouzek,Heather K" w:date="2026-08-23T19:32:00Z" w16du:dateUtc="2026-08-24T00:32:00Z">
            <w:rPr>
              <w:rFonts w:ascii="Times New Roman" w:eastAsia="Times New Roman" w:hAnsi="Times New Roman" w:cs="Times New Roman"/>
              <w:b/>
              <w:bCs/>
              <w:sz w:val="24"/>
              <w:szCs w:val="24"/>
              <w:lang w:val="en-US"/>
            </w:rPr>
          </w:rPrChange>
        </w:rPr>
        <w:t xml:space="preserve"> were compiled into a standardized motif profile from one of two sources: (i) tagged-format methylome output from REBASE</w:t>
      </w:r>
      <w:r>
        <w:rPr>
          <w:rFonts w:ascii="Times New Roman" w:eastAsia="Times New Roman" w:hAnsi="Times New Roman" w:cs="Times New Roman"/>
          <w:sz w:val="24"/>
          <w:szCs w:val="24"/>
          <w:lang w:val="en-US"/>
        </w:rPr>
        <w:t xml:space="preserve"> [</w:t>
      </w:r>
      <w:commentRangeStart w:id="1156"/>
      <w:r>
        <w:rPr>
          <w:rFonts w:ascii="Times New Roman" w:eastAsia="Times New Roman" w:hAnsi="Times New Roman" w:cs="Times New Roman"/>
          <w:sz w:val="24"/>
          <w:szCs w:val="24"/>
          <w:lang w:val="en-US"/>
        </w:rPr>
        <w:t>Ref</w:t>
      </w:r>
      <w:commentRangeEnd w:id="1156"/>
      <w:r>
        <w:rPr>
          <w:rStyle w:val="CommentReference"/>
          <w:rFonts w:ascii="Times New Roman" w:eastAsia="Times New Roman" w:hAnsi="Times New Roman" w:cs="Times New Roman"/>
          <w:sz w:val="24"/>
          <w:szCs w:val="24"/>
          <w:lang w:val="en-US"/>
        </w:rPr>
        <w:commentReference w:id="1156"/>
      </w:r>
      <w:r>
        <w:rPr>
          <w:rFonts w:ascii="Times New Roman" w:eastAsia="Times New Roman" w:hAnsi="Times New Roman" w:cs="Times New Roman"/>
          <w:sz w:val="24"/>
          <w:szCs w:val="24"/>
          <w:lang w:val="en-US"/>
        </w:rPr>
        <w:t xml:space="preserve">] (from sequences generated by PacBio) </w:t>
      </w:r>
      <w:r>
        <w:rPr>
          <w:rFonts w:ascii="Times New Roman" w:eastAsia="Times New Roman" w:hAnsi="Times New Roman" w:cs="Times New Roman"/>
          <w:sz w:val="24"/>
          <w:szCs w:val="24"/>
          <w:lang w:val="en-US"/>
          <w:rPrChange w:id="1157" w:author="Bouzek,Heather K" w:date="2026-08-23T19:32:00Z" w16du:dateUtc="2026-08-24T00:32:00Z">
            <w:rPr>
              <w:rFonts w:ascii="Times New Roman" w:eastAsia="Times New Roman" w:hAnsi="Times New Roman" w:cs="Times New Roman"/>
              <w:b/>
              <w:bCs/>
              <w:sz w:val="24"/>
              <w:szCs w:val="24"/>
              <w:lang w:val="en-US"/>
            </w:rPr>
          </w:rPrChange>
        </w:rPr>
        <w:t>or MIJAMP</w:t>
      </w:r>
      <w:r>
        <w:rPr>
          <w:rFonts w:ascii="Times New Roman" w:eastAsia="Times New Roman" w:hAnsi="Times New Roman" w:cs="Times New Roman"/>
          <w:sz w:val="24"/>
          <w:szCs w:val="24"/>
          <w:lang w:val="en-US"/>
        </w:rPr>
        <w:t xml:space="preserve"> [</w:t>
      </w:r>
      <w:commentRangeStart w:id="1158"/>
      <w:r>
        <w:rPr>
          <w:rFonts w:ascii="Times New Roman" w:eastAsia="Times New Roman" w:hAnsi="Times New Roman" w:cs="Times New Roman"/>
          <w:sz w:val="24"/>
          <w:szCs w:val="24"/>
          <w:lang w:val="en-US"/>
        </w:rPr>
        <w:t>Ref</w:t>
      </w:r>
      <w:commentRangeEnd w:id="1158"/>
      <w:r>
        <w:rPr>
          <w:rStyle w:val="CommentReference"/>
          <w:rFonts w:ascii="Times New Roman" w:eastAsia="Times New Roman" w:hAnsi="Times New Roman" w:cs="Times New Roman"/>
          <w:sz w:val="24"/>
          <w:szCs w:val="24"/>
          <w:lang w:val="en-US"/>
        </w:rPr>
        <w:commentReference w:id="1158"/>
      </w:r>
      <w:r>
        <w:rPr>
          <w:rFonts w:ascii="Times New Roman" w:eastAsia="Times New Roman" w:hAnsi="Times New Roman" w:cs="Times New Roman"/>
          <w:sz w:val="24"/>
          <w:szCs w:val="24"/>
          <w:lang w:val="en-US"/>
        </w:rPr>
        <w:t>] (from sequences generated by Oxford Nanopore)</w:t>
      </w:r>
      <w:r>
        <w:rPr>
          <w:rFonts w:ascii="Times New Roman" w:eastAsia="Times New Roman" w:hAnsi="Times New Roman" w:cs="Times New Roman"/>
          <w:sz w:val="24"/>
          <w:szCs w:val="24"/>
          <w:lang w:val="en-US"/>
          <w:rPrChange w:id="1159" w:author="Bouzek,Heather K" w:date="2026-08-23T19:32:00Z" w16du:dateUtc="2026-08-24T00:32:00Z">
            <w:rPr>
              <w:rFonts w:ascii="Times New Roman" w:eastAsia="Times New Roman" w:hAnsi="Times New Roman" w:cs="Times New Roman"/>
              <w:b/>
              <w:bCs/>
              <w:sz w:val="24"/>
              <w:szCs w:val="24"/>
              <w:lang w:val="en-US"/>
            </w:rPr>
          </w:rPrChange>
        </w:rPr>
        <w:t>, in which each record is delimited and annotated with enzyme type, recognition sequence, methylated base position, and methylation type; or (ii) a manually curated table of recognition sequences supplied in CSV or TSV format. Recognition sequences were retained in IUPAC ambiguity notation (e.g. R, Y, N) rather than being expanded, so that degenerate specificities were preserved exactly as reported. Each motif record was additionally tagged by restriction-enzyme type (I–IV)</w:t>
      </w:r>
      <w:r>
        <w:rPr>
          <w:rFonts w:ascii="Times New Roman" w:eastAsia="Times New Roman" w:hAnsi="Times New Roman" w:cs="Times New Roman"/>
          <w:sz w:val="24"/>
          <w:szCs w:val="24"/>
          <w:lang w:val="en-US"/>
        </w:rPr>
        <w:t xml:space="preserve">. REBASE-tagged records whose enzyme name began with "M." (denoting a standalone methyltransferase with no paired restriction enzyme in that record) were excluded from the </w:t>
      </w:r>
      <w:r>
        <w:rPr>
          <w:rFonts w:ascii="Times New Roman" w:eastAsia="Times New Roman" w:hAnsi="Times New Roman" w:cs="Times New Roman"/>
          <w:sz w:val="24"/>
          <w:szCs w:val="24"/>
          <w:lang w:val="en-US"/>
        </w:rPr>
        <w:lastRenderedPageBreak/>
        <w:t xml:space="preserve">motif set, since such a record poses no restriction risk on transformation; a genuine restriction-modification pair's restriction enzyme is represented by REBASE as its own separate record and was imported normally. Motif annotated as Type IV (which target </w:t>
      </w:r>
      <w:r>
        <w:rPr>
          <w:rFonts w:ascii="Times New Roman" w:eastAsia="Times New Roman" w:hAnsi="Times New Roman" w:cs="Times New Roman"/>
          <w:i/>
          <w:iCs/>
          <w:sz w:val="24"/>
          <w:szCs w:val="24"/>
          <w:lang w:val="en-US"/>
        </w:rPr>
        <w:t>modified</w:t>
      </w:r>
      <w:r>
        <w:rPr>
          <w:rFonts w:ascii="Times New Roman" w:eastAsia="Times New Roman" w:hAnsi="Times New Roman" w:cs="Times New Roman"/>
          <w:sz w:val="24"/>
          <w:szCs w:val="24"/>
          <w:lang w:val="en-US"/>
        </w:rPr>
        <w:t xml:space="preserve"> DNA) were carried through the pipeline but intentionally excluded from editing (see below).</w:t>
      </w:r>
    </w:p>
    <w:p w14:paraId="7144F751" w14:textId="77777777" w:rsidR="007331A8" w:rsidRPr="00BA430F" w:rsidRDefault="007331A8" w:rsidP="007331A8">
      <w:pPr>
        <w:spacing w:line="480" w:lineRule="auto"/>
        <w:jc w:val="both"/>
        <w:rPr>
          <w:rFonts w:ascii="Times New Roman" w:eastAsia="Times New Roman" w:hAnsi="Times New Roman" w:cs="Times New Roman"/>
          <w:b/>
          <w:bCs/>
          <w:sz w:val="24"/>
          <w:szCs w:val="24"/>
          <w:lang w:val="en-US"/>
        </w:rPr>
      </w:pPr>
    </w:p>
    <w:p w14:paraId="7DD0D0C3" w14:textId="77777777" w:rsidR="007331A8" w:rsidRPr="00BA430F" w:rsidRDefault="007331A8" w:rsidP="007331A8">
      <w:pPr>
        <w:spacing w:line="48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Strain-specific codon usage estimation (CodonBias)</w:t>
      </w:r>
    </w:p>
    <w:p w14:paraId="4EE5D016"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616CB096"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codon-usage table for the target host strain was built from an annotated genome supplied as GenBank, or as FASTA with an accompanying GFF3 annotation file. Coding sequences were extracted from all features annotated as CDS, ORF, gene, or an equivalent open-reading-frame tag, concatenated, and tokenized into non-overlapping codons. For each amino acid, the frequency of each synonymous codon was calculated as its proportion of total codon usage for that amino acid (i.e., relative synonymous codon usage), using the standard bacterial genetic code (NCBI translation table 11) unless otherwise specified. Codons were additionally ranked within each amino-acid group by descending usage frequency. Where no genome-specific table was available, a uniform fallback table (equal weight across all synonymous codons for a given amino acid, under the same genetic code) was used instead.</w:t>
      </w:r>
    </w:p>
    <w:p w14:paraId="21BF471B"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42179DC4" w14:textId="77777777" w:rsidR="007331A8" w:rsidRPr="00BA430F" w:rsidRDefault="007331A8" w:rsidP="007331A8">
      <w:pPr>
        <w:spacing w:line="48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Restriction motif detection (MotifFinder)</w:t>
      </w:r>
    </w:p>
    <w:p w14:paraId="1F0C4292"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346290C4" w14:textId="0A7A844F"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Each IUPAC-encoded recognition motif was compiled into a regular expression (ambiguity codes expanded to the corresponding character class) and searched exhaustively against both strands of the target sequence using an overlap-aware scan, so that self-overlapping occurrences of degenerate, self-overlap-capable motif (e.g. palindromic motif matching themselves at successive offsets) were not undercounted, as can occur with a naïve non-</w:t>
      </w:r>
      <w:r>
        <w:rPr>
          <w:rFonts w:ascii="Times New Roman" w:eastAsia="Times New Roman" w:hAnsi="Times New Roman" w:cs="Times New Roman"/>
          <w:sz w:val="24"/>
          <w:szCs w:val="24"/>
          <w:lang w:val="en-US"/>
        </w:rPr>
        <w:lastRenderedPageBreak/>
        <w:t>overlapping regex scan. Self-palindromic motif (recognition sequence identical to its own reverse complement) were searched once, on the forward strand only, to avoid double-counting. For circular constructs, the terminal (motif length − 1) bases of the sequence were appended to the search string prior to scanning, so that occurrences spanning the origin were detected; such wrap-around hits are reported with an end coordinate that exceeds the physical sequence length to preserve their true span. Each hit was cross-referenced against uploaded feature annotations to flag overlap with coding regions and any user-defined protected or regulatory regions.</w:t>
      </w:r>
    </w:p>
    <w:p w14:paraId="44586BBF" w14:textId="77777777" w:rsidR="007331A8" w:rsidRPr="00BA430F" w:rsidRDefault="007331A8" w:rsidP="007331A8">
      <w:pPr>
        <w:spacing w:line="480" w:lineRule="auto"/>
        <w:jc w:val="both"/>
        <w:rPr>
          <w:rFonts w:ascii="Times New Roman" w:eastAsia="Times New Roman" w:hAnsi="Times New Roman" w:cs="Times New Roman"/>
          <w:b/>
          <w:bCs/>
          <w:sz w:val="24"/>
          <w:szCs w:val="24"/>
          <w:lang w:val="en-US"/>
        </w:rPr>
      </w:pPr>
    </w:p>
    <w:p w14:paraId="0F2A4F3D" w14:textId="77777777" w:rsidR="007331A8" w:rsidRPr="00BA430F" w:rsidRDefault="007331A8" w:rsidP="007331A8">
      <w:pPr>
        <w:spacing w:line="48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RM motif-silencing algorithm (SyToGen optimization engine)</w:t>
      </w:r>
    </w:p>
    <w:p w14:paraId="652E8A42"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457B0189" w14:textId="0E408CF3"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For every detected motif occurrence, SyToGen enumerated all single-base substitutions capable of disrupting that occurrence and evaluated each as a candidate edit. Within annotated coding regions, only substitutions that were synonymous (i.e., that did not alter the encoded amino acid under the applicable genetic code were permitted). Codons for amino acids with a single possible codon (</w:t>
      </w:r>
      <w:r>
        <w:rPr>
          <w:rFonts w:ascii="Times New Roman" w:eastAsia="Times New Roman" w:hAnsi="Times New Roman" w:cs="Times New Roman"/>
          <w:i/>
          <w:iCs/>
          <w:sz w:val="24"/>
          <w:szCs w:val="24"/>
          <w:lang w:val="en-US"/>
        </w:rPr>
        <w:t>Met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Trp</w:t>
      </w:r>
      <w:r>
        <w:rPr>
          <w:rFonts w:ascii="Times New Roman" w:eastAsia="Times New Roman" w:hAnsi="Times New Roman" w:cs="Times New Roman"/>
          <w:sz w:val="24"/>
          <w:szCs w:val="24"/>
          <w:lang w:val="en-US"/>
        </w:rPr>
        <w:t>) were therefore not editable at the coding level. In non-coding regions, single-base substitutions were permitted without a synonymous-codon constraint. Candidates falling entirely within an annotated protected or regulatory region (see below) were excluded before evaluation.</w:t>
      </w:r>
    </w:p>
    <w:p w14:paraId="1AF6AC67"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0440B7C6"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Each remaining candidate was evaluated for two properties: (i) whether it destroyed the target motif occurrence, checked by re-testing the exact genomic span of the occurrence (and of any other previously registered motif occurrence within a local window) against the IUPAC pattern, on both strands, after applying the substitution </w:t>
      </w:r>
      <w:r>
        <w:rPr>
          <w:rFonts w:ascii="Times New Roman" w:eastAsia="Times New Roman" w:hAnsi="Times New Roman" w:cs="Times New Roman"/>
          <w:i/>
          <w:iCs/>
          <w:sz w:val="24"/>
          <w:szCs w:val="24"/>
          <w:lang w:val="en-US"/>
        </w:rPr>
        <w:t>in silico</w:t>
      </w:r>
      <w:r>
        <w:rPr>
          <w:rFonts w:ascii="Times New Roman" w:eastAsia="Times New Roman" w:hAnsi="Times New Roman" w:cs="Times New Roman"/>
          <w:sz w:val="24"/>
          <w:szCs w:val="24"/>
          <w:lang w:val="en-US"/>
        </w:rPr>
        <w:t xml:space="preserve">; and (ii) whether it introduced a new occurrence of any target motif in a local window (~50 bp) around the edit site. Candidates that </w:t>
      </w:r>
      <w:r>
        <w:rPr>
          <w:rFonts w:ascii="Times New Roman" w:eastAsia="Times New Roman" w:hAnsi="Times New Roman" w:cs="Times New Roman"/>
          <w:sz w:val="24"/>
          <w:szCs w:val="24"/>
          <w:lang w:val="en-US"/>
        </w:rPr>
        <w:lastRenderedPageBreak/>
        <w:t>failed to destroy the targeted occurrence, or that introduced a new motif locally, were rejected and not carried forward as valid candidates.</w:t>
      </w:r>
    </w:p>
    <w:p w14:paraId="41D6DDED"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6B0CB35F" w14:textId="3A4BA792" w:rsidR="007331A8"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Each valid candidate was scored as:</w:t>
      </w:r>
    </w:p>
    <w:p w14:paraId="78BB7929" w14:textId="08D478E7" w:rsidR="007331A8" w:rsidRPr="00F1619E" w:rsidRDefault="00A52FA4" w:rsidP="00FD648D">
      <w:pPr>
        <w:spacing w:line="480" w:lineRule="auto"/>
        <w:jc w:val="both"/>
        <w:rPr>
          <w:rFonts w:ascii="Times New Roman" w:eastAsia="Times New Roman" w:hAnsi="Times New Roman" w:cs="Times New Roman"/>
          <w:sz w:val="24"/>
          <w:szCs w:val="24"/>
          <w:lang w:val="en-US"/>
        </w:rPr>
      </w:pPr>
      <m:oMathPara>
        <m:oMath>
          <m:r>
            <w:rPr>
              <w:rFonts w:ascii="Cambria Math" w:eastAsia="Times New Roman" w:hAnsi="Cambria Math" w:cs="Times New Roman"/>
              <w:sz w:val="24"/>
              <w:szCs w:val="24"/>
              <w:lang w:val="en-US"/>
            </w:rPr>
            <m:t>tota</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l</m:t>
              </m:r>
            </m:e>
            <m:sub>
              <m:r>
                <w:rPr>
                  <w:rFonts w:ascii="Cambria Math" w:eastAsia="Times New Roman" w:hAnsi="Cambria Math" w:cs="Times New Roman"/>
                  <w:sz w:val="24"/>
                  <w:szCs w:val="24"/>
                  <w:lang w:val="en-US"/>
                </w:rPr>
                <m:t>score</m:t>
              </m:r>
            </m:sub>
          </m:sSub>
          <m:r>
            <w:rPr>
              <w:rFonts w:ascii="Cambria Math" w:eastAsia="Times New Roman" w:hAnsi="Cambria Math" w:cs="Times New Roman"/>
              <w:sz w:val="24"/>
              <w:szCs w:val="24"/>
              <w:lang w:val="en-US"/>
            </w:rPr>
            <m:t xml:space="preserve">=1000× </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motifs</m:t>
              </m:r>
            </m:e>
            <m:sub>
              <m:r>
                <w:rPr>
                  <w:rFonts w:ascii="Cambria Math" w:eastAsia="Times New Roman" w:hAnsi="Cambria Math" w:cs="Times New Roman"/>
                  <w:sz w:val="24"/>
                  <w:szCs w:val="24"/>
                  <w:lang w:val="en-US"/>
                </w:rPr>
                <m:t>destroyed</m:t>
              </m:r>
            </m:sub>
          </m:sSub>
          <m:r>
            <w:rPr>
              <w:rFonts w:ascii="Cambria Math" w:eastAsia="Times New Roman" w:hAnsi="Cambria Math" w:cs="Times New Roman"/>
              <w:sz w:val="24"/>
              <w:szCs w:val="24"/>
              <w:lang w:val="en-US"/>
            </w:rPr>
            <m:t xml:space="preserve">+100 × overlap_priority +100 × </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codon_usage</m:t>
              </m:r>
            </m:e>
            <m:sub>
              <m:r>
                <w:rPr>
                  <w:rFonts w:ascii="Cambria Math" w:eastAsia="Times New Roman" w:hAnsi="Cambria Math" w:cs="Times New Roman"/>
                  <w:sz w:val="24"/>
                  <w:szCs w:val="24"/>
                  <w:lang w:val="en-US"/>
                </w:rPr>
                <m:t>replacement</m:t>
              </m:r>
            </m:sub>
          </m:sSub>
          <m:r>
            <w:rPr>
              <w:rFonts w:ascii="Cambria Math" w:eastAsia="Times New Roman" w:hAnsi="Cambria Math" w:cs="Times New Roman"/>
              <w:sz w:val="24"/>
              <w:szCs w:val="24"/>
              <w:lang w:val="en-US"/>
            </w:rPr>
            <m:t xml:space="preserve">-10 </m:t>
          </m:r>
        </m:oMath>
      </m:oMathPara>
    </w:p>
    <w:p w14:paraId="4B23FFF2"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3F1ECFE4" w14:textId="49ED4B7C"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where the overlap_priority term counts, among motif occurrences local to the edit site, how many have a concrete (non-wildcard) IUPAC base at the substituted position in that occurrence’s own site orientation — so an edit that changes a defined recognition letter of a nearby motif is preferred over one that only touches a degenerate “N” position; the flat −10 term is a per-edit cost (uniform in the current implementation, since every candidate here is a single-base substitution) that therefore only affects comparisons across different motif sites, not the ranking of candidates for the same site; and the codon-usage score for non-coding substitutions is defined as zero. This total_score was recorded for every candidate, chosen or not, as an audit-trail metric. Selection itself was performed by a lexicographic priority order rather than by this scalar sum directly: candidates were compared first on motifs destroyed, then on overlap_priority, then on codon-usage score, then on fewest edits, with GC-class preservation of the original base (G↔C or A↔T, rather than crossing between classes) applied only as a final tiebreaker among otherwise-equal candidates. Because motifs-destroyed strictly dominates every criterion below it in this ordering, motif silencing was always prioritized over codon optimality, with codon usage acting only as a secondary preference among equally motif-destroying, equally overlap-prioritized candidates. For each motif with at least one valid candidate, the top-ranked candidate by this ordering was selected and applied to the sequence.</w:t>
      </w:r>
    </w:p>
    <w:p w14:paraId="1C1A23AA"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31D6EF53" w14:textId="43FDC4FA"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Where a motif could not be resolved, no edit was applied and the outcome was recorded together with a machine-readable reason: no synonymous codon was available at that position; every candidate position fell within a protected region; no editable context existed; or every attempted substitution was rejected (sub-classified by the most common rejection cause: creation of a new motif, disruption of protein sequence, occurrence in a protected region, or failure to actually destroy the targeted occurrence — the latter typically indicating an unresolved adjacent copy of the same motif rather than a true dead end). Motif pre-annotated as Type IV were left unedited by design and recorded as such, since Type IV systems act on modified rather than unmodified DNA.</w:t>
      </w:r>
    </w:p>
    <w:p w14:paraId="1DA81055"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538743CD" w14:textId="4DFC420F"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Protected and regulatory regions were identified primarily from existing sequence annotations: replication origins were always protected, and other narrow (≤100 bp) annotated features of type promoter, RBS, misc_feature, or regulatory were protected by default without additional user configuration; users could further exclude custom coordinate ranges from editing, or override protection on a specific annotated region. As an optional, off-by-default addition, unvalidated candidate regulatory elements could also be flagged for protection using a heuristic promoter/ribosome-binding-site (RBS) prediction scan: candidate −35 (consensus TTGACA) and −10 (consensus TATAAT) hexamers were located allowing up to two mismatches per element, with 16–18 bp spacing between them, and candidate RBS motif (AGGAGG/GGAG/GAGG-type Shine–Dalgarno sequences) were located 4–20 bp upstream of annotated start codons; because this scan reflects an unvalidated pattern match rather than a confirmed regulatory annotation, its predictions were not applied as protection unless explicitly enabled by the user.</w:t>
      </w:r>
    </w:p>
    <w:p w14:paraId="0740EEC9"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61154A4B" w14:textId="6E8CCC47"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After all edits for a construct were applied, a whole-construct safety check independently re-scanned the entire edited sequence for every distinct target pattern and compared the result against an equivalent re-scan of the original sequence, to catch any newly introduced motif occurrence arising from the combined effect of multiple edits that the local per-edit window check could have missed. Any such occurrence was flagged to the user. A full audit trail of every candidate considered (chosen and rejected) for every motif, including the coordinates, resulting codon/base, synonymy, codon-usage score, GC-class, and total_score, was written to a decision matrix, together with per-run summary counts of motif found, resolved, unresolved, and edits applied.</w:t>
      </w:r>
    </w:p>
    <w:p w14:paraId="08CFFEB5"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2E6B28F7" w14:textId="77777777" w:rsidR="007331A8" w:rsidRPr="00651D1B" w:rsidRDefault="007331A8" w:rsidP="007331A8">
      <w:pPr>
        <w:spacing w:line="48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Gibson Assembly design</w:t>
      </w:r>
    </w:p>
    <w:p w14:paraId="600F62F2" w14:textId="77777777" w:rsidR="007331A8" w:rsidRPr="00F1619E" w:rsidRDefault="007331A8" w:rsidP="007331A8">
      <w:pPr>
        <w:spacing w:line="480" w:lineRule="auto"/>
        <w:jc w:val="both"/>
        <w:rPr>
          <w:rFonts w:ascii="Times New Roman" w:eastAsia="Times New Roman" w:hAnsi="Times New Roman" w:cs="Times New Roman"/>
          <w:sz w:val="24"/>
          <w:szCs w:val="24"/>
          <w:lang w:val="en-US"/>
        </w:rPr>
      </w:pPr>
    </w:p>
    <w:p w14:paraId="4953C83D" w14:textId="533032EC" w:rsidR="007331A8" w:rsidRPr="00F1619E" w:rsidRDefault="007331A8" w:rsidP="007331A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For edited constructs intended for synthesis, SyToGen optionally partitioned the final sequence into overlapping fragments for Gibson Assembly. Fragment boundaries were chosen to approximate a target fragment size (default 1,500 bp) and a target homology-overlap length (default 35 bp), searching a window of ±250 bp around each default boundary to avoid placing a boundary or overlap inside an engineered edit site, a coding region, or a protected region, with candidate boundaries additionally scored for the resulting homology-overlap sequence’s proximity to a target melting temperature (default 65 °C) and GC content (default 50%) and penalized for long homopolymer runs or internal repeats; this avoidance was applied as a soft, penalized preference during boundary search rather than a hard exclusion, and any resulting compromise was reported as a warning. Forward and reverse PCR primers were designed for each fragment, consisting of the shared Gibson homology sequence as the 5′ tail and a gene-specific 3′ annealing region grown in length until it approached a separate target melting temperature (default 60 °C), estimated using the Wallace rule and nearest-neighbor </w:t>
      </w:r>
      <w:r>
        <w:rPr>
          <w:rFonts w:ascii="Times New Roman" w:eastAsia="Times New Roman" w:hAnsi="Times New Roman" w:cs="Times New Roman"/>
          <w:sz w:val="24"/>
          <w:szCs w:val="24"/>
          <w:lang w:val="en-US"/>
        </w:rPr>
        <w:lastRenderedPageBreak/>
        <w:t xml:space="preserve">thermodynamic parameters; the homology tail itself was excluded from this annealing-region Tm/length targeting, since it does not anneal to the template during the first amplification cycle. Assembly plans were accompanied by QA metrics (fragment GC </w:t>
      </w:r>
    </w:p>
    <w:p w14:paraId="2E359C56" w14:textId="77777777" w:rsidR="007331A8" w:rsidRPr="00F1619E" w:rsidRDefault="007331A8" w:rsidP="001A7A54">
      <w:pPr>
        <w:spacing w:line="480" w:lineRule="auto"/>
        <w:jc w:val="both"/>
        <w:rPr>
          <w:rFonts w:ascii="Times New Roman" w:eastAsia="Times New Roman" w:hAnsi="Times New Roman" w:cs="Times New Roman"/>
          <w:sz w:val="24"/>
          <w:szCs w:val="24"/>
          <w:lang w:val="en-US"/>
        </w:rPr>
      </w:pPr>
    </w:p>
    <w:p w14:paraId="020686FB" w14:textId="48C9522C" w:rsidR="007331A8" w:rsidRPr="007331A8" w:rsidRDefault="007331A8" w:rsidP="001A7A54">
      <w:pPr>
        <w:spacing w:line="48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Code availability</w:t>
      </w:r>
    </w:p>
    <w:p w14:paraId="2C0013D1" w14:textId="58DE4E19" w:rsidR="001C3442" w:rsidRPr="000C4072" w:rsidDel="000C4072" w:rsidRDefault="007331A8" w:rsidP="000A0EB7">
      <w:pPr>
        <w:spacing w:before="360" w:line="480" w:lineRule="auto"/>
        <w:jc w:val="both"/>
        <w:rPr>
          <w:del w:id="1160" w:author="Bouzek,Heather K" w:date="2026-08-23T19:31:00Z" w16du:dateUtc="2026-08-24T00:31:00Z"/>
          <w:rFonts w:ascii="Times New Roman" w:eastAsia="Times New Roman" w:hAnsi="Times New Roman" w:cs="Times New Roman"/>
          <w:sz w:val="24"/>
          <w:szCs w:val="24"/>
          <w:lang w:val="en-US"/>
          <w:rPrChange w:id="1161" w:author="Bouzek,Heather K" w:date="2026-08-23T19:33:00Z" w16du:dateUtc="2026-08-24T00:33:00Z">
            <w:rPr>
              <w:del w:id="1162" w:author="Bouzek,Heather K" w:date="2026-08-23T19:31:00Z" w16du:dateUtc="2026-08-24T00:31:00Z"/>
              <w:rFonts w:ascii="Times New Roman" w:eastAsia="Times New Roman" w:hAnsi="Times New Roman" w:cs="Times New Roman"/>
              <w:b/>
              <w:bCs/>
              <w:sz w:val="24"/>
              <w:szCs w:val="24"/>
              <w:lang w:val="en-US"/>
            </w:rPr>
          </w:rPrChange>
        </w:rPr>
      </w:pPr>
      <w:r>
        <w:rPr>
          <w:rFonts w:ascii="Times New Roman" w:eastAsia="Times New Roman" w:hAnsi="Times New Roman" w:cs="Times New Roman"/>
          <w:sz w:val="24"/>
          <w:szCs w:val="24"/>
          <w:lang w:val="en-US"/>
          <w:rPrChange w:id="1163" w:author="Bouzek,Heather K" w:date="2026-08-23T19:33:00Z" w16du:dateUtc="2026-08-24T00:33:00Z">
            <w:rPr>
              <w:rFonts w:ascii="Times New Roman" w:eastAsia="Times New Roman" w:hAnsi="Times New Roman" w:cs="Times New Roman"/>
              <w:b/>
              <w:bCs/>
              <w:sz w:val="24"/>
              <w:szCs w:val="24"/>
              <w:lang w:val="en-US"/>
            </w:rPr>
          </w:rPrChange>
        </w:rPr>
        <w:t xml:space="preserve">SyToGen source code, the command-line interface, and test suite are available at https://github.com/BullmanJohnstonLab/Sytogen under the MIT License. </w:t>
      </w:r>
      <w:commentRangeStart w:id="1164"/>
      <w:del w:id="1165" w:author="Bouzek,Heather K" w:date="2026-08-23T19:31:00Z" w16du:dateUtc="2026-08-24T00:31:00Z">
        <w:r>
          <w:rPr>
            <w:rFonts w:ascii="Times New Roman" w:eastAsia="Times New Roman" w:hAnsi="Times New Roman" w:cs="Times New Roman"/>
            <w:sz w:val="24"/>
            <w:szCs w:val="24"/>
            <w:lang w:val="en-US"/>
            <w:rPrChange w:id="1166" w:author="Bouzek,Heather K" w:date="2026-08-23T19:33:00Z" w16du:dateUtc="2026-08-24T00:33:00Z">
              <w:rPr>
                <w:rFonts w:ascii="Times New Roman" w:eastAsia="Times New Roman" w:hAnsi="Times New Roman" w:cs="Times New Roman"/>
                <w:b/>
                <w:bCs/>
                <w:sz w:val="24"/>
                <w:szCs w:val="24"/>
                <w:lang w:val="en-US"/>
              </w:rPr>
            </w:rPrChange>
          </w:rPr>
          <w:delText>The SyToGen algorithm and GUI</w:delText>
        </w:r>
      </w:del>
    </w:p>
    <w:p w14:paraId="553496BC" w14:textId="77777777" w:rsidR="000C4072" w:rsidRDefault="000C4072" w:rsidP="001A7A54">
      <w:pPr>
        <w:pStyle w:val="Heading2"/>
        <w:spacing w:after="0" w:line="480" w:lineRule="auto"/>
        <w:jc w:val="both"/>
        <w:rPr>
          <w:ins w:id="1167" w:author="Bouzek,Heather K" w:date="2026-08-23T19:32:00Z" w16du:dateUtc="2026-08-24T00:32:00Z"/>
          <w:rFonts w:ascii="Times New Roman" w:eastAsia="Times New Roman" w:hAnsi="Times New Roman" w:cs="Times New Roman"/>
          <w:b/>
          <w:bCs/>
          <w:sz w:val="24"/>
          <w:szCs w:val="24"/>
          <w:lang w:val="en-US"/>
        </w:rPr>
      </w:pPr>
    </w:p>
    <w:p w14:paraId="53AD65D1" w14:textId="4CF23962" w:rsidR="00AF5E7B" w:rsidDel="007331A8" w:rsidRDefault="004E0FDB" w:rsidP="000A0EB7">
      <w:pPr>
        <w:spacing w:line="480" w:lineRule="auto"/>
        <w:jc w:val="both"/>
        <w:rPr>
          <w:del w:id="1168" w:author="Bouzek,Heather K" w:date="2026-08-23T19:31:00Z" w16du:dateUtc="2026-08-24T00:31:00Z"/>
          <w:rFonts w:ascii="Times New Roman" w:eastAsia="Times New Roman" w:hAnsi="Times New Roman" w:cs="Times New Roman"/>
          <w:sz w:val="24"/>
          <w:szCs w:val="24"/>
          <w:lang w:val="en-US"/>
        </w:rPr>
      </w:pPr>
      <w:del w:id="1169" w:author="Bouzek,Heather K" w:date="2026-08-23T19:31:00Z" w16du:dateUtc="2026-08-24T00:31:00Z">
        <w:r>
          <w:rPr>
            <w:rFonts w:ascii="Times New Roman" w:eastAsia="Times New Roman" w:hAnsi="Times New Roman" w:cs="Times New Roman"/>
            <w:sz w:val="24"/>
            <w:szCs w:val="24"/>
            <w:lang w:val="en-US"/>
          </w:rPr>
          <w:delText>SyToGen can be run through the command line (GITHUB LINK) or through a Graphical User Interface (GUI) (</w:delText>
        </w:r>
        <w:r>
          <w:rPr>
            <w:highlight w:val="cyan"/>
          </w:rPr>
          <w:delText>LINK</w:delText>
        </w:r>
        <w:r>
          <w:delText>)</w:delText>
        </w:r>
        <w:r>
          <w:rPr>
            <w:rFonts w:ascii="Times New Roman" w:eastAsia="Times New Roman" w:hAnsi="Times New Roman" w:cs="Times New Roman"/>
            <w:sz w:val="24"/>
            <w:szCs w:val="24"/>
            <w:lang w:val="en-US"/>
          </w:rPr>
          <w:delText xml:space="preserve"> with analysis scripts and examples available at both. </w:delText>
        </w:r>
        <w:commentRangeEnd w:id="1164"/>
        <w:r>
          <w:rPr>
            <w:rStyle w:val="CommentReference"/>
            <w:rFonts w:ascii="Times New Roman" w:eastAsia="Times New Roman" w:hAnsi="Times New Roman" w:cs="Times New Roman"/>
            <w:sz w:val="24"/>
            <w:szCs w:val="24"/>
            <w:lang w:val="en-US"/>
          </w:rPr>
          <w:commentReference w:id="1164"/>
        </w:r>
      </w:del>
    </w:p>
    <w:p w14:paraId="1AA5DAF9" w14:textId="70DDEFB8" w:rsidR="004E0FDB" w:rsidRPr="00AF5E7B" w:rsidDel="000C4072" w:rsidRDefault="00D02E93" w:rsidP="000A0EB7">
      <w:pPr>
        <w:spacing w:before="360" w:line="480" w:lineRule="auto"/>
        <w:jc w:val="both"/>
        <w:rPr>
          <w:del w:id="1170" w:author="Bouzek,Heather K" w:date="2026-08-23T19:33:00Z" w16du:dateUtc="2026-08-24T00:33:00Z"/>
          <w:rFonts w:ascii="Times New Roman" w:eastAsia="Times New Roman" w:hAnsi="Times New Roman" w:cs="Times New Roman"/>
          <w:sz w:val="24"/>
          <w:szCs w:val="24"/>
          <w:lang w:val="en-US"/>
        </w:rPr>
      </w:pPr>
      <w:del w:id="1171" w:author="Bouzek,Heather K" w:date="2026-08-23T19:33:00Z" w16du:dateUtc="2026-08-24T00:33:00Z">
        <w:r>
          <w:rPr>
            <w:rFonts w:ascii="Times New Roman" w:eastAsia="Times New Roman" w:hAnsi="Times New Roman" w:cs="Times New Roman"/>
            <w:b/>
            <w:bCs/>
            <w:sz w:val="24"/>
            <w:szCs w:val="24"/>
          </w:rPr>
          <w:delText>Defining strain-specific target sequence motif (TSM) profiles</w:delText>
        </w:r>
      </w:del>
    </w:p>
    <w:p w14:paraId="3F01D1A4" w14:textId="2FAC8794" w:rsidR="00AF5E7B" w:rsidDel="000C4072" w:rsidRDefault="004E0FDB" w:rsidP="000A0EB7">
      <w:pPr>
        <w:spacing w:line="480" w:lineRule="auto"/>
        <w:jc w:val="both"/>
        <w:rPr>
          <w:del w:id="1172" w:author="Bouzek,Heather K" w:date="2026-08-23T19:33:00Z" w16du:dateUtc="2026-08-24T00:33:00Z"/>
          <w:rFonts w:ascii="Times New Roman" w:eastAsia="Times New Roman" w:hAnsi="Times New Roman" w:cs="Times New Roman"/>
          <w:sz w:val="24"/>
          <w:szCs w:val="24"/>
          <w:lang w:val="en-US"/>
        </w:rPr>
      </w:pPr>
      <w:del w:id="1173" w:author="Bouzek,Heather K" w:date="2026-08-23T19:33:00Z" w16du:dateUtc="2026-08-24T00:33:00Z">
        <w:r>
          <w:rPr>
            <w:rFonts w:ascii="Times New Roman" w:eastAsia="Times New Roman" w:hAnsi="Times New Roman" w:cs="Times New Roman"/>
            <w:sz w:val="24"/>
            <w:szCs w:val="24"/>
            <w:lang w:val="en-US"/>
          </w:rPr>
          <w:delText xml:space="preserve">Target sequence motif (TSM) profiles for a strain of interest are defined by the Restriction Enzyme Database (REBASE; </w:delText>
        </w:r>
        <w:r>
          <w:fldChar w:fldCharType="begin"/>
        </w:r>
        <w:r>
          <w:delInstrText>HYPERLINK "http://www.rebase.neb.com"</w:delInstrText>
        </w:r>
        <w:r>
          <w:fldChar w:fldCharType="separate"/>
        </w:r>
        <w:r>
          <w:rPr>
            <w:rStyle w:val="Hyperlink"/>
            <w:rFonts w:ascii="Times New Roman" w:eastAsia="Times New Roman" w:hAnsi="Times New Roman" w:cs="Times New Roman"/>
            <w:sz w:val="24"/>
            <w:szCs w:val="24"/>
            <w:lang w:val="en-US"/>
          </w:rPr>
          <w:delText>www.rebase.neb.com</w:delText>
        </w:r>
        <w:r>
          <w:fldChar w:fldCharType="end"/>
        </w:r>
        <w:r>
          <w:rPr>
            <w:rFonts w:ascii="Times New Roman" w:eastAsia="Times New Roman" w:hAnsi="Times New Roman" w:cs="Times New Roman"/>
            <w:sz w:val="24"/>
            <w:szCs w:val="24"/>
            <w:lang w:val="en-US"/>
          </w:rPr>
          <w:delText>). REBASE inputs SMRT-seq methylome data and outputs the TSM for each DNA methyltransferase (MTase) using SEQWARE, a BLAST-based software module, with subsequent manual curation to remove spurious sequences or TSM miscalls. A list of validated TSMs within a genome can be obtained in a SyToGen compatible text file through the REBASE “</w:delText>
        </w:r>
        <w:r>
          <w:rPr>
            <w:rFonts w:ascii="Times New Roman" w:eastAsia="Times New Roman" w:hAnsi="Times New Roman" w:cs="Times New Roman"/>
            <w:i/>
            <w:iCs/>
            <w:sz w:val="24"/>
            <w:szCs w:val="24"/>
            <w:lang w:val="en-US"/>
          </w:rPr>
          <w:delText>Details</w:delText>
        </w:r>
        <w:r>
          <w:rPr>
            <w:rFonts w:ascii="Times New Roman" w:eastAsia="Times New Roman" w:hAnsi="Times New Roman" w:cs="Times New Roman"/>
            <w:sz w:val="24"/>
            <w:szCs w:val="24"/>
            <w:lang w:val="en-US"/>
          </w:rPr>
          <w:delText xml:space="preserve">” file output. The ‘MyMotifs’ tool in the SyToGen GUI further allows users to build ad hoc RM profiles, including editing predefined RM profiles or creating new ones. ‘MyMotifs’ inputs the REBASE “Details” file, which will be displayed in a tabular format with fields such as 'Type', 'Recognition Sequence', 'Methylated base (+)', 'Methylated base (+) type', 'Methylated base (-)', and 'Methylated base (-) type'. These fields correspond to the type of RM system (I-IV), the sequence recognized by the RM system, the base position that is methylated on the 5'-3' strand and its methylation type, respectively. The same information is provided for the 3'-5' strand. The GUI then allows users to customize the RM profile (include new RM motifs, remove existing ones, or modify each field for individual motifs) and output a curated TSM profile. </w:delText>
        </w:r>
      </w:del>
    </w:p>
    <w:p w14:paraId="4A5C40CA" w14:textId="008C11CE" w:rsidR="004E0FDB" w:rsidRPr="00AF5E7B" w:rsidDel="000C4072" w:rsidRDefault="00D02E93" w:rsidP="000A0EB7">
      <w:pPr>
        <w:spacing w:before="360" w:line="480" w:lineRule="auto"/>
        <w:jc w:val="both"/>
        <w:rPr>
          <w:del w:id="1174" w:author="Bouzek,Heather K" w:date="2026-08-23T19:33:00Z" w16du:dateUtc="2026-08-24T00:33:00Z"/>
          <w:rFonts w:ascii="Times New Roman" w:eastAsia="Times New Roman" w:hAnsi="Times New Roman" w:cs="Times New Roman"/>
          <w:sz w:val="24"/>
          <w:szCs w:val="24"/>
          <w:lang w:val="en-US"/>
        </w:rPr>
      </w:pPr>
      <w:del w:id="1175" w:author="Bouzek,Heather K" w:date="2026-08-23T19:33:00Z" w16du:dateUtc="2026-08-24T00:33:00Z">
        <w:r>
          <w:rPr>
            <w:rFonts w:ascii="Times New Roman" w:eastAsia="Times New Roman" w:hAnsi="Times New Roman" w:cs="Times New Roman"/>
            <w:b/>
            <w:bCs/>
            <w:sz w:val="24"/>
            <w:szCs w:val="24"/>
          </w:rPr>
          <w:delText>Mapping TSM presence across a DNA template</w:delText>
        </w:r>
      </w:del>
    </w:p>
    <w:p w14:paraId="4A24ED64" w14:textId="139D6751" w:rsidR="00AF5E7B" w:rsidDel="000C4072" w:rsidRDefault="00F24DC9" w:rsidP="000A0EB7">
      <w:pPr>
        <w:spacing w:line="480" w:lineRule="auto"/>
        <w:jc w:val="both"/>
        <w:rPr>
          <w:del w:id="1176" w:author="Bouzek,Heather K" w:date="2026-08-23T19:33:00Z" w16du:dateUtc="2026-08-24T00:33:00Z"/>
          <w:rFonts w:ascii="Times New Roman" w:eastAsia="Times New Roman" w:hAnsi="Times New Roman" w:cs="Times New Roman"/>
          <w:sz w:val="24"/>
          <w:szCs w:val="24"/>
          <w:lang w:val="en-US"/>
        </w:rPr>
      </w:pPr>
      <w:del w:id="1177" w:author="Bouzek,Heather K" w:date="2026-08-23T19:33:00Z" w16du:dateUtc="2026-08-24T00:33:00Z">
        <w:r>
          <w:rPr>
            <w:rFonts w:ascii="Times New Roman" w:eastAsia="Times New Roman" w:hAnsi="Times New Roman" w:cs="Times New Roman"/>
            <w:sz w:val="24"/>
            <w:szCs w:val="24"/>
            <w:lang w:val="en-US"/>
          </w:rPr>
          <w:delText>Screening and mapping TSMs against the sequence of genetic constructs can be achieved via the command line tool with the '--motifs_finder' option or through the ‘MotifsFinder’ tool within the GUI. Users are required to provide two input files: a set of TSM profiles in REBASE/MyMotifs format and a set of genetic constructs in GenBank format. Output files include an annotated GenBank file, retaining the original annotated features, with additional information on the TSMs present indicated by the feature type 'RMM' (Restriction-Modification Motif). This annotated GenBank file can be easily imported into a plasmid viewer application, allowing for graphical display of each genetic construct with mapped TSMs.</w:delText>
        </w:r>
      </w:del>
    </w:p>
    <w:p w14:paraId="4324738B" w14:textId="0935AADD" w:rsidR="004E0FDB" w:rsidRPr="00AF5E7B" w:rsidDel="000C4072" w:rsidRDefault="00F24DC9" w:rsidP="000A0EB7">
      <w:pPr>
        <w:spacing w:before="360" w:line="480" w:lineRule="auto"/>
        <w:jc w:val="both"/>
        <w:rPr>
          <w:del w:id="1178" w:author="Bouzek,Heather K" w:date="2026-08-23T19:33:00Z" w16du:dateUtc="2026-08-24T00:33:00Z"/>
          <w:rFonts w:ascii="Times New Roman" w:eastAsia="Times New Roman" w:hAnsi="Times New Roman" w:cs="Times New Roman"/>
          <w:b/>
          <w:bCs/>
          <w:sz w:val="24"/>
          <w:szCs w:val="24"/>
          <w:lang w:val="en-US"/>
        </w:rPr>
      </w:pPr>
      <w:del w:id="1179" w:author="Bouzek,Heather K" w:date="2026-08-23T19:33:00Z" w16du:dateUtc="2026-08-24T00:33:00Z">
        <w:r>
          <w:rPr>
            <w:rFonts w:ascii="Times New Roman" w:eastAsia="Times New Roman" w:hAnsi="Times New Roman" w:cs="Times New Roman"/>
            <w:b/>
            <w:bCs/>
            <w:sz w:val="24"/>
            <w:szCs w:val="24"/>
            <w:lang w:val="en-US"/>
          </w:rPr>
          <w:delText>Estimating codon bias</w:delText>
        </w:r>
      </w:del>
    </w:p>
    <w:p w14:paraId="2FE9A0F4" w14:textId="6073D91C" w:rsidR="00AF5E7B" w:rsidRPr="00AF5E7B" w:rsidDel="000C4072" w:rsidRDefault="009F2E13" w:rsidP="000A0EB7">
      <w:pPr>
        <w:spacing w:line="480" w:lineRule="auto"/>
        <w:jc w:val="both"/>
        <w:rPr>
          <w:del w:id="1180" w:author="Bouzek,Heather K" w:date="2026-08-23T19:33:00Z" w16du:dateUtc="2026-08-24T00:33:00Z"/>
          <w:rFonts w:ascii="Times New Roman" w:eastAsia="Times New Roman" w:hAnsi="Times New Roman" w:cs="Times New Roman"/>
          <w:sz w:val="24"/>
          <w:szCs w:val="24"/>
          <w:lang w:val="en-US"/>
        </w:rPr>
      </w:pPr>
      <w:del w:id="1181" w:author="Bouzek,Heather K" w:date="2026-08-23T19:33:00Z" w16du:dateUtc="2026-08-24T00:33:00Z">
        <w:r>
          <w:rPr>
            <w:rFonts w:ascii="Times New Roman" w:eastAsia="Times New Roman" w:hAnsi="Times New Roman" w:cs="Times New Roman"/>
            <w:sz w:val="24"/>
            <w:szCs w:val="24"/>
            <w:lang w:val="en-US"/>
          </w:rPr>
          <w:delText>Considering the preferential codon bias of the desired strain(s) of interest enables synonymous changes to be introduced during SyToGen redesign. To compute codon bias, users can run the '--run_codon_bias’ command in the command line tool or the 'CodonBiasEstimator' functionality in the SyToGen GUI. The input files required for this analysis are the annotated genome of the target bacterial strain in GenBank format and the corresponding codon table to be used (</w:delText>
        </w:r>
        <w:r>
          <w:fldChar w:fldCharType="begin"/>
        </w:r>
        <w:r>
          <w:delInstrText>HYPERLINK "https://www.ncbi.nlm.nih.gov/Taxonomy/Utils/wprintgc.cgi" \h</w:delInstrText>
        </w:r>
        <w:r>
          <w:fldChar w:fldCharType="separate"/>
        </w:r>
        <w:r>
          <w:rPr>
            <w:rFonts w:ascii="Times New Roman" w:eastAsia="Times New Roman" w:hAnsi="Times New Roman" w:cs="Times New Roman"/>
            <w:color w:val="1155CC"/>
            <w:sz w:val="24"/>
            <w:szCs w:val="24"/>
            <w:u w:val="single"/>
            <w:lang w:val="en-US"/>
          </w:rPr>
          <w:delText>https://www.ncbi.nlm.nih.gov/Taxonomy/Utils/wprintgc.cgi</w:delText>
        </w:r>
        <w:r>
          <w:fldChar w:fldCharType="end"/>
        </w:r>
        <w:r>
          <w:rPr>
            <w:rFonts w:ascii="Times New Roman" w:eastAsia="Times New Roman" w:hAnsi="Times New Roman" w:cs="Times New Roman"/>
            <w:sz w:val="24"/>
            <w:szCs w:val="24"/>
            <w:lang w:val="en-US"/>
          </w:rPr>
          <w:delText>, 11 is for Bacteria, Archaea and Plant Plastid code). The output file from this analysis provides the percentage of occurrences for each codon, calculated as the occurrences of each codon divided by the total occurrences of all synonymous codons in the coding sequences (CDS) of the genome. The output file is presented as a table, listing the codons, the corresponding encoded amino acids, and the percentages of codon usage for each codon.</w:delText>
        </w:r>
      </w:del>
    </w:p>
    <w:p w14:paraId="3DFBBBD1" w14:textId="2647272E" w:rsidR="00F24DC9" w:rsidRPr="00AF5E7B" w:rsidDel="000C4072" w:rsidRDefault="00F24DC9" w:rsidP="000A0EB7">
      <w:pPr>
        <w:spacing w:before="360" w:line="480" w:lineRule="auto"/>
        <w:jc w:val="both"/>
        <w:rPr>
          <w:del w:id="1182" w:author="Bouzek,Heather K" w:date="2026-08-23T19:33:00Z" w16du:dateUtc="2026-08-24T00:33:00Z"/>
          <w:rFonts w:ascii="Times New Roman" w:eastAsia="Times New Roman" w:hAnsi="Times New Roman" w:cs="Times New Roman"/>
          <w:b/>
          <w:bCs/>
          <w:sz w:val="24"/>
          <w:szCs w:val="24"/>
          <w:lang w:val="en-US"/>
        </w:rPr>
      </w:pPr>
      <w:del w:id="1183" w:author="Bouzek,Heather K" w:date="2026-08-23T19:33:00Z" w16du:dateUtc="2026-08-24T00:33:00Z">
        <w:r>
          <w:rPr>
            <w:rFonts w:ascii="Times New Roman" w:eastAsia="Times New Roman" w:hAnsi="Times New Roman" w:cs="Times New Roman"/>
            <w:b/>
            <w:bCs/>
            <w:sz w:val="24"/>
            <w:szCs w:val="24"/>
            <w:lang w:val="en-US"/>
          </w:rPr>
          <w:delText>SyToGen</w:delText>
        </w:r>
      </w:del>
    </w:p>
    <w:p w14:paraId="7CFBBBAF" w14:textId="1A85D0A6" w:rsidR="001C3442" w:rsidDel="000C4072" w:rsidRDefault="00FF1F1C" w:rsidP="000A0EB7">
      <w:pPr>
        <w:spacing w:line="480" w:lineRule="auto"/>
        <w:jc w:val="both"/>
        <w:rPr>
          <w:del w:id="1184" w:author="Bouzek,Heather K" w:date="2026-08-23T19:33:00Z" w16du:dateUtc="2026-08-24T00:33:00Z"/>
          <w:rFonts w:ascii="Times New Roman" w:eastAsia="Times New Roman" w:hAnsi="Times New Roman" w:cs="Times New Roman"/>
          <w:sz w:val="24"/>
          <w:szCs w:val="24"/>
          <w:lang w:val="en-US"/>
        </w:rPr>
      </w:pPr>
      <w:del w:id="1185" w:author="Bouzek,Heather K" w:date="2026-08-23T19:33:00Z" w16du:dateUtc="2026-08-24T00:33:00Z">
        <w:r>
          <w:rPr>
            <w:rFonts w:ascii="Times New Roman" w:eastAsia="Times New Roman" w:hAnsi="Times New Roman" w:cs="Times New Roman"/>
            <w:sz w:val="24"/>
            <w:szCs w:val="24"/>
            <w:lang w:val="en-US"/>
          </w:rPr>
          <w:delText>The SyToGen tool is at the core of the SyToGen suite and automates the adaptation of user provided DNA templates to generate SynDNA sequences utilizing TSM profiles and codon bias data for each strain of interest. SyToGen integrates the outputs from “MotifFinder” and “CodonBias” to identify all possible alternative bases within each TSM, and rank-order these alternatives to provide an optimized output SynDNA sequence. The ranking is based on minimizing the number of nucleotide modifications needed to eliminate TSMs (n-mod), the number of remaining TSMs within the genetic construct (n-remain), the number of non-synonymous changes introduced to variant sequences (n-nonsyn), and inverse to the sum of the codon bias percentages (n-bias). Optimal SynDNA sequences minimize these four values during RM-silencing of a DNA template.</w:delText>
        </w:r>
      </w:del>
    </w:p>
    <w:p w14:paraId="55DD56B2" w14:textId="50E805DA" w:rsidR="00203CCD" w:rsidDel="000C4072" w:rsidRDefault="00F4323B" w:rsidP="000A0EB7">
      <w:pPr>
        <w:spacing w:line="480" w:lineRule="auto"/>
        <w:jc w:val="both"/>
        <w:rPr>
          <w:del w:id="1186" w:author="Bouzek,Heather K" w:date="2026-08-23T19:33:00Z" w16du:dateUtc="2026-08-24T00:33:00Z"/>
          <w:rFonts w:ascii="Times New Roman" w:eastAsia="Times New Roman" w:hAnsi="Times New Roman" w:cs="Times New Roman"/>
          <w:sz w:val="24"/>
          <w:szCs w:val="24"/>
          <w:lang w:val="en-US"/>
        </w:rPr>
      </w:pPr>
      <w:del w:id="1187" w:author="Bouzek,Heather K" w:date="2026-08-23T19:33:00Z" w16du:dateUtc="2026-08-24T00:33:00Z">
        <w:r>
          <w:rPr>
            <w:rFonts w:ascii="Times New Roman" w:eastAsia="Times New Roman" w:hAnsi="Times New Roman" w:cs="Times New Roman"/>
            <w:sz w:val="24"/>
            <w:szCs w:val="24"/>
            <w:lang w:val="en-US"/>
          </w:rPr>
          <w:tab/>
          <w:delText>While SyToGen defaults to identifying and considering all RM target loci</w:delText>
        </w:r>
        <w:r>
          <w:rPr>
            <w:rFonts w:ascii="Times New Roman" w:eastAsia="Times New Roman" w:hAnsi="Times New Roman" w:cs="Times New Roman"/>
            <w:i/>
            <w:iCs/>
            <w:sz w:val="24"/>
            <w:szCs w:val="24"/>
            <w:lang w:val="en-US"/>
          </w:rPr>
          <w:delText xml:space="preserve"> </w:delText>
        </w:r>
        <w:r>
          <w:rPr>
            <w:rFonts w:ascii="Times New Roman" w:eastAsia="Times New Roman" w:hAnsi="Times New Roman" w:cs="Times New Roman"/>
            <w:sz w:val="24"/>
            <w:szCs w:val="24"/>
            <w:lang w:val="en-US"/>
          </w:rPr>
          <w:delText xml:space="preserve">for editing, we understand that users may want to preserve specific regions within a DNA template, despite the presence of RM targets. Users can select which regions of their DNA template are edited within SyToGen by (i) running the '--mapping_target' utility on the genetic construct, (ii) accessing the generated temporary text files which are used as input for SyToGen, and (iii) running the '--partial_generalization', '--run_estimator', followed by '--candidate_builder' to finalize the generation of a SynDNA construct. The temporary file, available in plain text format, displays the nucleotide sequence of the DNA template, the codon bias and amino acid sequences of annotated features (CDS), and the regions of the DNA template available for editing in SyToGen (refer to the user manual in the GitHub repository for further details). In each temporary file, users can specify the target bases for modification in each portion of the genetic construct by changing the corresponding lowercase letter to uppercase. Additionally, SyToGen offers the flexibility to select alternative genetic regions to be included in the final SynDNA construct even after the full procedure has been executed, using the '--candidate_builder' functionality. </w:delText>
        </w:r>
      </w:del>
    </w:p>
    <w:p w14:paraId="5A2B5516" w14:textId="4CCFFF4C" w:rsidR="001C3442" w:rsidDel="000C4072" w:rsidRDefault="007F153B" w:rsidP="000A0EB7">
      <w:pPr>
        <w:spacing w:line="480" w:lineRule="auto"/>
        <w:ind w:firstLine="720"/>
        <w:jc w:val="both"/>
        <w:rPr>
          <w:del w:id="1188" w:author="Bouzek,Heather K" w:date="2026-08-23T19:33:00Z" w16du:dateUtc="2026-08-24T00:33:00Z"/>
          <w:rFonts w:ascii="Times New Roman" w:eastAsia="Times New Roman" w:hAnsi="Times New Roman" w:cs="Times New Roman"/>
          <w:sz w:val="24"/>
          <w:szCs w:val="24"/>
        </w:rPr>
      </w:pPr>
      <w:del w:id="1189" w:author="Bouzek,Heather K" w:date="2026-08-23T19:33:00Z" w16du:dateUtc="2026-08-24T00:33:00Z">
        <w:r>
          <w:rPr>
            <w:rFonts w:ascii="Times New Roman" w:eastAsia="Times New Roman" w:hAnsi="Times New Roman" w:cs="Times New Roman"/>
            <w:sz w:val="24"/>
            <w:szCs w:val="24"/>
            <w:lang w:val="en-US"/>
          </w:rPr>
          <w:delText xml:space="preserve">The SyToGen Suite offers additional functionalities within its toolset. Users can utilize the '--make_assembly' option to generate a genetic construct (.gbk) from genetic sequences. The removal of the plasmid backbone can be automated using the '--make_preprocess' option. </w:delText>
        </w:r>
        <w:bookmarkStart w:id="1190" w:name="_rx6i9bsf1pav" w:colFirst="0" w:colLast="0"/>
        <w:bookmarkStart w:id="1191" w:name="_wgzny8e5zt3f" w:colFirst="0" w:colLast="0"/>
        <w:bookmarkStart w:id="1192" w:name="_ty3jnba4btlg" w:colFirst="0" w:colLast="0"/>
        <w:bookmarkStart w:id="1193" w:name="_3nvmomv0n870" w:colFirst="0" w:colLast="0"/>
        <w:bookmarkStart w:id="1194" w:name="_fgqbx3h9jpu8"/>
        <w:bookmarkEnd w:id="1190"/>
        <w:bookmarkEnd w:id="1191"/>
        <w:bookmarkEnd w:id="1192"/>
        <w:bookmarkEnd w:id="1193"/>
        <w:bookmarkEnd w:id="1194"/>
      </w:del>
    </w:p>
    <w:p w14:paraId="4B6C2387" w14:textId="77777777" w:rsidR="001C3442" w:rsidRDefault="007F153B" w:rsidP="001A7A54">
      <w:pPr>
        <w:pStyle w:val="Heading2"/>
        <w:spacing w:after="0" w:line="480" w:lineRule="auto"/>
        <w:jc w:val="both"/>
        <w:rPr>
          <w:rFonts w:ascii="Times New Roman" w:eastAsia="Times New Roman" w:hAnsi="Times New Roman" w:cs="Times New Roman"/>
          <w:b/>
          <w:bCs/>
          <w:sz w:val="24"/>
          <w:szCs w:val="24"/>
        </w:rPr>
      </w:pPr>
      <w:bookmarkStart w:id="1195" w:name="_qrdwtjx9yrg3" w:colFirst="0" w:colLast="0"/>
      <w:bookmarkEnd w:id="1195"/>
      <w:r>
        <w:rPr>
          <w:rFonts w:ascii="Times New Roman" w:eastAsia="Times New Roman" w:hAnsi="Times New Roman" w:cs="Times New Roman"/>
          <w:b/>
          <w:bCs/>
          <w:sz w:val="24"/>
          <w:szCs w:val="24"/>
        </w:rPr>
        <w:t xml:space="preserve">Multi-strain </w:t>
      </w:r>
      <w:r>
        <w:rPr>
          <w:rFonts w:ascii="Times New Roman" w:eastAsia="Times New Roman" w:hAnsi="Times New Roman" w:cs="Times New Roman"/>
          <w:b/>
          <w:bCs/>
          <w:i/>
          <w:iCs/>
          <w:sz w:val="24"/>
          <w:szCs w:val="24"/>
        </w:rPr>
        <w:t>Staphylococcus aureus</w:t>
      </w:r>
      <w:r>
        <w:rPr>
          <w:rFonts w:ascii="Times New Roman" w:eastAsia="Times New Roman" w:hAnsi="Times New Roman" w:cs="Times New Roman"/>
          <w:b/>
          <w:bCs/>
          <w:sz w:val="24"/>
          <w:szCs w:val="24"/>
        </w:rPr>
        <w:t xml:space="preserve"> methylome collection and assignment of clonal complexes</w:t>
      </w:r>
    </w:p>
    <w:p w14:paraId="33DC2D6E" w14:textId="6725EE70" w:rsidR="001C3442" w:rsidRDefault="007F153B">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lang w:val="en-US"/>
        </w:rPr>
        <w:t xml:space="preserve">Genomes and corresponding methylome data for </w:t>
      </w:r>
      <w:r>
        <w:rPr>
          <w:rFonts w:ascii="Times New Roman" w:eastAsia="Times New Roman" w:hAnsi="Times New Roman" w:cs="Times New Roman"/>
          <w:sz w:val="24"/>
          <w:szCs w:val="24"/>
          <w:highlight w:val="magenta"/>
          <w:lang w:val="en-US"/>
        </w:rPr>
        <w:t>n = 100</w:t>
      </w:r>
      <w:r>
        <w:rPr>
          <w:rFonts w:ascii="Times New Roman" w:eastAsia="Times New Roman" w:hAnsi="Times New Roman" w:cs="Times New Roman"/>
          <w:sz w:val="24"/>
          <w:szCs w:val="24"/>
          <w:lang w:val="en-US"/>
        </w:rPr>
        <w:t xml:space="preserve"> publicly available </w:t>
      </w:r>
      <w:r>
        <w:rPr>
          <w:rFonts w:ascii="Times New Roman" w:eastAsia="Times New Roman" w:hAnsi="Times New Roman" w:cs="Times New Roman"/>
          <w:i/>
          <w:iCs/>
          <w:sz w:val="24"/>
          <w:szCs w:val="24"/>
          <w:lang w:val="en-US"/>
        </w:rPr>
        <w:t>Staphylococcus aureus</w:t>
      </w:r>
      <w:r>
        <w:rPr>
          <w:rFonts w:ascii="Times New Roman" w:eastAsia="Times New Roman" w:hAnsi="Times New Roman" w:cs="Times New Roman"/>
          <w:sz w:val="24"/>
          <w:szCs w:val="24"/>
          <w:lang w:val="en-US"/>
        </w:rPr>
        <w:t xml:space="preserve"> strains (as of January 2023) were downloaded from NCBI RefSeq and REBASE. Each strain was assigned a Sequence Type (ST) using MetaMLST [</w:t>
      </w:r>
      <w:r>
        <w:rPr>
          <w:rFonts w:ascii="Times New Roman" w:eastAsia="Times New Roman" w:hAnsi="Times New Roman" w:cs="Times New Roman"/>
          <w:sz w:val="24"/>
          <w:szCs w:val="24"/>
          <w:highlight w:val="cyan"/>
          <w:lang w:val="en-US"/>
        </w:rPr>
        <w:t>PMID: 27651451</w:t>
      </w:r>
      <w:r>
        <w:rPr>
          <w:rFonts w:ascii="Times New Roman" w:eastAsia="Times New Roman" w:hAnsi="Times New Roman" w:cs="Times New Roman"/>
          <w:sz w:val="24"/>
          <w:szCs w:val="24"/>
          <w:lang w:val="en-US"/>
        </w:rPr>
        <w:t>]. Clonal complexes were assigned according to PubMLST [</w:t>
      </w:r>
      <w:r>
        <w:rPr>
          <w:rFonts w:ascii="Times New Roman" w:eastAsia="Times New Roman" w:hAnsi="Times New Roman" w:cs="Times New Roman"/>
          <w:sz w:val="24"/>
          <w:szCs w:val="24"/>
          <w:highlight w:val="cyan"/>
          <w:lang w:val="en-US"/>
        </w:rPr>
        <w:t>PMID: 30345391</w:t>
      </w:r>
      <w:r>
        <w:rPr>
          <w:rFonts w:ascii="Times New Roman" w:eastAsia="Times New Roman" w:hAnsi="Times New Roman" w:cs="Times New Roman"/>
          <w:sz w:val="24"/>
          <w:szCs w:val="24"/>
          <w:lang w:val="en-US"/>
        </w:rPr>
        <w:t xml:space="preserve">] based on STs matching the central genotype (ST) for at least four loci unless they more closely matched another central genotype. During this procedure, we identified some of the downloaded genomes as wrongly assigned to the </w:t>
      </w:r>
      <w:r>
        <w:rPr>
          <w:rFonts w:ascii="Times New Roman" w:eastAsia="Times New Roman" w:hAnsi="Times New Roman" w:cs="Times New Roman"/>
          <w:i/>
          <w:iCs/>
          <w:sz w:val="24"/>
          <w:szCs w:val="24"/>
          <w:lang w:val="en-US"/>
        </w:rPr>
        <w:t>S. aureus</w:t>
      </w:r>
      <w:r>
        <w:rPr>
          <w:rFonts w:ascii="Times New Roman" w:eastAsia="Times New Roman" w:hAnsi="Times New Roman" w:cs="Times New Roman"/>
          <w:sz w:val="24"/>
          <w:szCs w:val="24"/>
          <w:lang w:val="en-US"/>
        </w:rPr>
        <w:t xml:space="preserve"> species and therefore removed them [n = </w:t>
      </w:r>
      <w:r>
        <w:rPr>
          <w:rFonts w:ascii="Times New Roman" w:eastAsia="Times New Roman" w:hAnsi="Times New Roman" w:cs="Times New Roman"/>
          <w:sz w:val="24"/>
          <w:szCs w:val="24"/>
          <w:highlight w:val="magenta"/>
          <w:lang w:val="en-US"/>
        </w:rPr>
        <w:t>XXX</w:t>
      </w:r>
      <w:r>
        <w:rPr>
          <w:rFonts w:ascii="Times New Roman" w:eastAsia="Times New Roman" w:hAnsi="Times New Roman" w:cs="Times New Roman"/>
          <w:sz w:val="24"/>
          <w:szCs w:val="24"/>
          <w:lang w:val="en-US"/>
        </w:rPr>
        <w:t>] from further analysis</w:t>
      </w:r>
      <w:r>
        <w:rPr>
          <w:rFonts w:ascii="Times New Roman" w:eastAsia="Times New Roman" w:hAnsi="Times New Roman" w:cs="Times New Roman"/>
          <w:sz w:val="24"/>
          <w:szCs w:val="24"/>
        </w:rPr>
        <w:t>.</w:t>
      </w:r>
      <w:bookmarkStart w:id="1196" w:name="_n25rhkr11mlr" w:colFirst="0" w:colLast="0"/>
      <w:bookmarkStart w:id="1197" w:name="_mkgmc65he1y7"/>
      <w:bookmarkEnd w:id="1196"/>
      <w:bookmarkEnd w:id="1197"/>
    </w:p>
    <w:p w14:paraId="20C794F4" w14:textId="2042C2EF" w:rsidR="001C3442" w:rsidRDefault="007F153B" w:rsidP="00AF5E7B">
      <w:pPr>
        <w:pStyle w:val="Heading2"/>
        <w:spacing w:after="0" w:line="480" w:lineRule="auto"/>
        <w:jc w:val="both"/>
        <w:rPr>
          <w:rFonts w:ascii="Times New Roman" w:eastAsia="Times New Roman" w:hAnsi="Times New Roman" w:cs="Times New Roman"/>
          <w:b/>
          <w:bCs/>
          <w:sz w:val="24"/>
          <w:szCs w:val="24"/>
        </w:rPr>
      </w:pPr>
      <w:bookmarkStart w:id="1198" w:name="_fu0lte6aixmb" w:colFirst="0" w:colLast="0"/>
      <w:bookmarkEnd w:id="1198"/>
      <w:commentRangeStart w:id="1199"/>
      <w:r>
        <w:rPr>
          <w:rFonts w:ascii="Times New Roman" w:eastAsia="Times New Roman" w:hAnsi="Times New Roman" w:cs="Times New Roman"/>
          <w:b/>
          <w:bCs/>
          <w:sz w:val="24"/>
          <w:szCs w:val="24"/>
        </w:rPr>
        <w:t xml:space="preserve">Transformation of </w:t>
      </w:r>
      <w:r>
        <w:rPr>
          <w:rFonts w:ascii="Times New Roman" w:eastAsia="Times New Roman" w:hAnsi="Times New Roman" w:cs="Times New Roman"/>
          <w:b/>
          <w:bCs/>
          <w:i/>
          <w:iCs/>
          <w:sz w:val="24"/>
          <w:szCs w:val="24"/>
        </w:rPr>
        <w:t xml:space="preserve">Staphylococcus </w:t>
      </w:r>
      <w:r>
        <w:rPr>
          <w:rFonts w:ascii="Times New Roman" w:eastAsia="Times New Roman" w:hAnsi="Times New Roman" w:cs="Times New Roman"/>
          <w:b/>
          <w:bCs/>
          <w:sz w:val="24"/>
          <w:szCs w:val="24"/>
        </w:rPr>
        <w:t>strains</w:t>
      </w:r>
      <w:commentRangeEnd w:id="1199"/>
      <w:r>
        <w:rPr>
          <w:rStyle w:val="CommentReference"/>
          <w:rFonts w:ascii="Times New Roman" w:eastAsia="Times New Roman" w:hAnsi="Times New Roman" w:cs="Times New Roman"/>
          <w:b/>
          <w:bCs/>
          <w:sz w:val="24"/>
          <w:szCs w:val="24"/>
        </w:rPr>
        <w:commentReference w:id="1199"/>
      </w:r>
    </w:p>
    <w:p w14:paraId="4DB8708D" w14:textId="2D10A0FA" w:rsidR="001C3442" w:rsidRPr="00AF5E7B" w:rsidRDefault="007F153B">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Electrocompetent </w:t>
      </w:r>
      <w:r>
        <w:rPr>
          <w:rFonts w:ascii="Times New Roman" w:eastAsia="Times New Roman" w:hAnsi="Times New Roman" w:cs="Times New Roman"/>
          <w:i/>
          <w:iCs/>
          <w:sz w:val="24"/>
          <w:szCs w:val="24"/>
          <w:lang w:val="en-US"/>
        </w:rPr>
        <w:t>Staphylococcus</w:t>
      </w:r>
      <w:r>
        <w:rPr>
          <w:rFonts w:ascii="Times New Roman" w:eastAsia="Times New Roman" w:hAnsi="Times New Roman" w:cs="Times New Roman"/>
          <w:sz w:val="24"/>
          <w:szCs w:val="24"/>
          <w:lang w:val="en-US"/>
        </w:rPr>
        <w:t xml:space="preserve"> cells were prepared essentially as we previously described [</w:t>
      </w:r>
      <w:ins w:id="1200" w:author="Bouzek,Heather K" w:date="2026-08-23T20:04:00Z" w16du:dateUtc="2026-08-24T01:04:00Z">
        <w:r>
          <w:rPr>
            <w:rFonts w:ascii="Times New Roman" w:eastAsia="Times New Roman" w:hAnsi="Times New Roman" w:cs="Times New Roman"/>
            <w:sz w:val="24"/>
            <w:szCs w:val="24"/>
            <w:highlight w:val="cyan"/>
            <w:lang w:val="en-US"/>
          </w:rPr>
          <w:t>R</w:t>
        </w:r>
      </w:ins>
      <w:r>
        <w:rPr>
          <w:rFonts w:ascii="Times New Roman" w:eastAsia="Times New Roman" w:hAnsi="Times New Roman" w:cs="Times New Roman"/>
          <w:sz w:val="24"/>
          <w:szCs w:val="24"/>
          <w:highlight w:val="cyan"/>
          <w:lang w:val="en-US"/>
        </w:rPr>
        <w:t>ef</w:t>
      </w:r>
      <w:r>
        <w:rPr>
          <w:rFonts w:ascii="Times New Roman" w:eastAsia="Times New Roman" w:hAnsi="Times New Roman" w:cs="Times New Roman"/>
          <w:sz w:val="24"/>
          <w:szCs w:val="24"/>
          <w:lang w:val="en-US"/>
        </w:rPr>
        <w:t>]. Briefly, overnight cultures (~OD600nm=1.8) in vegetable peptone broth (VPB) were diluted to an OD</w:t>
      </w:r>
      <w:r>
        <w:rPr>
          <w:rFonts w:ascii="Times New Roman" w:eastAsia="Times New Roman" w:hAnsi="Times New Roman" w:cs="Times New Roman"/>
          <w:sz w:val="24"/>
          <w:szCs w:val="24"/>
          <w:vertAlign w:val="subscript"/>
          <w:lang w:val="en-US"/>
        </w:rPr>
        <w:t xml:space="preserve">600nm </w:t>
      </w:r>
      <w:r>
        <w:rPr>
          <w:rFonts w:ascii="Times New Roman" w:eastAsia="Times New Roman" w:hAnsi="Times New Roman" w:cs="Times New Roman"/>
          <w:sz w:val="24"/>
          <w:szCs w:val="24"/>
          <w:lang w:val="en-US"/>
        </w:rPr>
        <w:t>of 0.25 in fresh, pre-warmed VPB. Cultures were grown at 37°C with shaking (100 rpm) until they reached an OD</w:t>
      </w:r>
      <w:r>
        <w:rPr>
          <w:rFonts w:ascii="Times New Roman" w:eastAsia="Times New Roman" w:hAnsi="Times New Roman" w:cs="Times New Roman"/>
          <w:sz w:val="24"/>
          <w:szCs w:val="24"/>
          <w:vertAlign w:val="subscript"/>
          <w:lang w:val="en-US"/>
        </w:rPr>
        <w:t>600nm</w:t>
      </w:r>
      <w:r>
        <w:rPr>
          <w:rFonts w:ascii="Times New Roman" w:eastAsia="Times New Roman" w:hAnsi="Times New Roman" w:cs="Times New Roman"/>
          <w:sz w:val="24"/>
          <w:szCs w:val="24"/>
          <w:lang w:val="en-US"/>
        </w:rPr>
        <w:t xml:space="preserve"> between 1.5-1.7 (~5 hours). Culture flasks were then chilled on wet ice for 15 min. Cells were harvested by centrifugation at 5000 x g at 4°C for 10 min, washed once in equal volumes of ice-cold sterile water and pelleted at 4°C. </w:t>
      </w:r>
      <w:r>
        <w:rPr>
          <w:rFonts w:ascii="Times New Roman" w:eastAsia="Times New Roman" w:hAnsi="Times New Roman" w:cs="Times New Roman"/>
          <w:sz w:val="24"/>
          <w:szCs w:val="24"/>
          <w:lang w:val="en-US"/>
        </w:rPr>
        <w:lastRenderedPageBreak/>
        <w:t xml:space="preserve">The cells were then washed in 1/10 volume ice-cold sterile 10% glycerol, repeated with 1/25 volume ice-cold sterile 10% glycerol, repeated with 1/100 volume ice-cold sterile 10% glycerol, resuspended in 1/160 volume of ice-cold sterile 10% glycerol and then aliquoted (250 μl) into 1.5 mL tubes. Electrocompetent cell aliquots were frozen at -80°C until use. For electroporation, a single aliquot was utilized for each individual experiment for accurate comparison of transformation efficiency between plasmids. The aliquot was thawed on ice for 5 min, transferred to room temperature for 5 min, centrifuged at 5000 x g for 1 min and resuspended in 250 μL sterile electroporation buffer (10% glycerol, 500 mM sucrose). A 50 µL volume of competent cells was mixed with 1 µg plasmid DNA (250 ng/µL in sterile water) and added to a sterile 1mm-gap electroporation cuvette. The cells were pulsed once using a Bio-Rad Gene Pulser System (settings: 25 μF, 100 Ω, 2.1 kV with a 2.3 millisec time constant) and outgrown in 1 mL of tryptic soy broth with 500 mM sucrose for 1 hour at 37°C, diluted for spreading on tryptic soy agar plates with 15 µg/mL chloramphenicol and incubated overnight at 37°C. </w:t>
      </w:r>
    </w:p>
    <w:p w14:paraId="0CBB8047" w14:textId="1745756A" w:rsidR="642F806D" w:rsidRDefault="091B02EC" w:rsidP="642F806D">
      <w:pPr>
        <w:pStyle w:val="Heading2"/>
        <w:spacing w:after="0" w:line="480" w:lineRule="auto"/>
        <w:jc w:val="both"/>
        <w:rPr>
          <w:rFonts w:ascii="Times New Roman" w:eastAsia="Times New Roman" w:hAnsi="Times New Roman" w:cs="Times New Roman"/>
          <w:b/>
          <w:sz w:val="24"/>
          <w:szCs w:val="24"/>
          <w:lang w:val="en-US"/>
        </w:rPr>
      </w:pPr>
      <w:bookmarkStart w:id="1201" w:name="_t3s40vhaetm" w:colFirst="0" w:colLast="0"/>
      <w:bookmarkEnd w:id="1201"/>
      <w:r>
        <w:rPr>
          <w:rFonts w:ascii="Times New Roman" w:eastAsia="Times New Roman" w:hAnsi="Times New Roman" w:cs="Times New Roman"/>
          <w:b/>
          <w:bCs/>
          <w:sz w:val="24"/>
          <w:szCs w:val="24"/>
          <w:lang w:val="en-US"/>
        </w:rPr>
        <w:t xml:space="preserve">Confocal microscopy of </w:t>
      </w:r>
      <w:r>
        <w:rPr>
          <w:rFonts w:ascii="Times New Roman" w:eastAsia="Times New Roman" w:hAnsi="Times New Roman" w:cs="Times New Roman"/>
          <w:b/>
          <w:bCs/>
          <w:i/>
          <w:iCs/>
          <w:sz w:val="24"/>
          <w:szCs w:val="24"/>
          <w:lang w:val="en-US"/>
        </w:rPr>
        <w:t xml:space="preserve">Staphylococcus aureus </w:t>
      </w:r>
      <w:r>
        <w:rPr>
          <w:rFonts w:ascii="Times New Roman" w:eastAsia="Times New Roman" w:hAnsi="Times New Roman" w:cs="Times New Roman"/>
          <w:b/>
          <w:bCs/>
          <w:sz w:val="24"/>
          <w:szCs w:val="24"/>
          <w:lang w:val="en-US"/>
        </w:rPr>
        <w:t xml:space="preserve">strain UAMS-1 </w:t>
      </w:r>
    </w:p>
    <w:p w14:paraId="6E42A5C5" w14:textId="50F386D0" w:rsidR="659E0E12" w:rsidRDefault="36991E1B" w:rsidP="00B83038">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i/>
          <w:sz w:val="24"/>
          <w:szCs w:val="24"/>
          <w:lang w:val="en-US"/>
        </w:rPr>
        <w:t>Staphylococcus aureus</w:t>
      </w:r>
      <w:r>
        <w:rPr>
          <w:rFonts w:ascii="Times New Roman" w:eastAsia="Times New Roman" w:hAnsi="Times New Roman" w:cs="Times New Roman"/>
          <w:sz w:val="24"/>
          <w:szCs w:val="24"/>
          <w:lang w:val="en-US"/>
        </w:rPr>
        <w:t xml:space="preserve"> UAMS-1 was grown overnight on Luria-Broth (LB) agar plates with 15 µg/mL chloramphenicol at 37°C. Approximately five colonies were picked and resuspended in 1mL sterile PBS. Cells were spun down, the supernatant was removed, and cells were fixed in 4% paraformaldehyde for 15 minutes at room temperature. Fixed cells were viewed with a Zeiss LSM880 confocal scanning microscope (Zeiss) for image acquisition. </w:t>
      </w:r>
    </w:p>
    <w:p w14:paraId="0386436D" w14:textId="0E06272E" w:rsidR="659E0E12" w:rsidRPr="00B83038" w:rsidRDefault="659E0E12" w:rsidP="32F21033">
      <w:pPr>
        <w:rPr>
          <w:lang w:val="en-US"/>
        </w:rPr>
      </w:pPr>
    </w:p>
    <w:p w14:paraId="52AB989F" w14:textId="3D99F43A" w:rsidR="00AF5E7B" w:rsidRDefault="00FF1F1C" w:rsidP="00AF5E7B">
      <w:pPr>
        <w:pStyle w:val="Heading2"/>
        <w:spacing w:after="0" w:line="48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SynDNA pCasSA optimized for </w:t>
      </w:r>
      <w:r>
        <w:rPr>
          <w:rFonts w:ascii="Times New Roman" w:eastAsia="Times New Roman" w:hAnsi="Times New Roman" w:cs="Times New Roman"/>
          <w:b/>
          <w:bCs/>
          <w:i/>
          <w:iCs/>
          <w:sz w:val="24"/>
          <w:szCs w:val="24"/>
          <w:lang w:val="en-US"/>
        </w:rPr>
        <w:t>Staphylococcus aureus</w:t>
      </w:r>
      <w:r>
        <w:rPr>
          <w:rFonts w:ascii="Times New Roman" w:eastAsia="Times New Roman" w:hAnsi="Times New Roman" w:cs="Times New Roman"/>
          <w:b/>
          <w:bCs/>
          <w:sz w:val="24"/>
          <w:szCs w:val="24"/>
          <w:lang w:val="en-US"/>
        </w:rPr>
        <w:t xml:space="preserve"> strain UAMS-1 </w:t>
      </w:r>
    </w:p>
    <w:p w14:paraId="6617011C" w14:textId="3C34684E" w:rsidR="00FF1F1C" w:rsidRPr="00721832" w:rsidRDefault="00FF1F1C" w:rsidP="36C3B41B">
      <w:pPr>
        <w:pStyle w:val="Heading2"/>
        <w:spacing w:before="0" w:after="0" w:line="48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lang w:val="en-US"/>
        </w:rPr>
        <w:t>Using TSM profile data and the annotated .gbk file</w:t>
      </w:r>
      <w:r>
        <w:rPr>
          <w:rFonts w:ascii="Times New Roman" w:eastAsia="Times New Roman" w:hAnsi="Times New Roman" w:cs="Times New Roman"/>
          <w:i/>
          <w:iCs/>
          <w:sz w:val="24"/>
          <w:szCs w:val="24"/>
          <w:lang w:val="en-US"/>
        </w:rPr>
        <w:t xml:space="preserve"> </w:t>
      </w:r>
      <w:r>
        <w:rPr>
          <w:rFonts w:ascii="Times New Roman" w:eastAsia="Times New Roman" w:hAnsi="Times New Roman" w:cs="Times New Roman"/>
          <w:sz w:val="24"/>
          <w:szCs w:val="24"/>
          <w:lang w:val="en-US"/>
        </w:rPr>
        <w:t xml:space="preserve">for </w:t>
      </w:r>
      <w:r>
        <w:rPr>
          <w:rFonts w:ascii="Times New Roman" w:eastAsia="Times New Roman" w:hAnsi="Times New Roman" w:cs="Times New Roman"/>
          <w:i/>
          <w:iCs/>
          <w:sz w:val="24"/>
          <w:szCs w:val="24"/>
          <w:lang w:val="en-US"/>
        </w:rPr>
        <w:t>Staphylococcus aureus</w:t>
      </w:r>
      <w:r>
        <w:rPr>
          <w:rFonts w:ascii="Times New Roman" w:eastAsia="Times New Roman" w:hAnsi="Times New Roman" w:cs="Times New Roman"/>
          <w:sz w:val="24"/>
          <w:szCs w:val="24"/>
          <w:lang w:val="en-US"/>
        </w:rPr>
        <w:t xml:space="preserve"> UAMS-1, the template plasmid sequence for  pCasSA was processed through SyToGen. UAMS-1 TSMs </w:t>
      </w:r>
      <w:r>
        <w:rPr>
          <w:rFonts w:ascii="Times New Roman" w:eastAsia="Times New Roman" w:hAnsi="Times New Roman" w:cs="Times New Roman"/>
          <w:sz w:val="24"/>
          <w:szCs w:val="24"/>
          <w:lang w:val="en-US"/>
        </w:rPr>
        <w:lastRenderedPageBreak/>
        <w:t xml:space="preserve">present in </w:t>
      </w:r>
      <w:r>
        <w:rPr>
          <w:rFonts w:ascii="Times New Roman" w:eastAsia="Times New Roman" w:hAnsi="Times New Roman" w:cs="Times New Roman"/>
          <w:i/>
          <w:iCs/>
          <w:sz w:val="24"/>
          <w:szCs w:val="24"/>
          <w:lang w:val="en-US"/>
        </w:rPr>
        <w:t>Escherichia coli</w:t>
      </w:r>
      <w:r>
        <w:rPr>
          <w:rFonts w:ascii="Times New Roman" w:eastAsia="Times New Roman" w:hAnsi="Times New Roman" w:cs="Times New Roman"/>
          <w:sz w:val="24"/>
          <w:szCs w:val="24"/>
          <w:lang w:val="en-US"/>
        </w:rPr>
        <w:t xml:space="preserve"> replicon regions were not considered for sequence adaptation. Subsequently, DNA fragments corresponding to the output SynDNA sequences (lacking UAMS-1 TSMs) were de novo synthesized and assembled to the pMC vector backbone using Gibson assembly (primers listed in </w:t>
      </w:r>
      <w:commentRangeStart w:id="1202"/>
      <w:r>
        <w:rPr>
          <w:rFonts w:ascii="Times New Roman" w:eastAsia="Times New Roman" w:hAnsi="Times New Roman" w:cs="Times New Roman"/>
          <w:b/>
          <w:bCs/>
          <w:sz w:val="24"/>
          <w:szCs w:val="24"/>
          <w:lang w:val="en-US"/>
        </w:rPr>
        <w:t xml:space="preserve">Supplementary Table </w:t>
      </w:r>
      <w:r>
        <w:rPr>
          <w:rFonts w:ascii="Times New Roman" w:eastAsia="Times New Roman" w:hAnsi="Times New Roman" w:cs="Times New Roman"/>
          <w:b/>
          <w:bCs/>
          <w:sz w:val="24"/>
          <w:szCs w:val="24"/>
          <w:highlight w:val="yellow"/>
          <w:lang w:val="en-US"/>
        </w:rPr>
        <w:t>X</w:t>
      </w:r>
      <w:commentRangeEnd w:id="1202"/>
      <w:r>
        <w:rPr>
          <w:rStyle w:val="CommentReference"/>
          <w:rFonts w:ascii="Times New Roman" w:eastAsia="Times New Roman" w:hAnsi="Times New Roman" w:cs="Times New Roman"/>
          <w:sz w:val="24"/>
          <w:szCs w:val="24"/>
          <w:lang w:val="en-US"/>
        </w:rPr>
        <w:commentReference w:id="1202"/>
      </w:r>
      <w:r>
        <w:rPr>
          <w:rFonts w:ascii="Times New Roman" w:eastAsia="Times New Roman" w:hAnsi="Times New Roman" w:cs="Times New Roman"/>
          <w:sz w:val="24"/>
          <w:szCs w:val="24"/>
          <w:lang w:val="en-US"/>
        </w:rPr>
        <w:t xml:space="preserve">), to generate the pCasSASyn-PP minicircle parental plasmid (pSaXI-PP, pSaGFP-PP, pSaRED-PP, pSaTNase-PP, pSaBursa-PP, and pSaCas-PP, respectively). Competent plasmid-free </w:t>
      </w:r>
      <w:commentRangeStart w:id="1203"/>
      <w:r>
        <w:rPr>
          <w:rFonts w:ascii="Times New Roman" w:eastAsia="Times New Roman" w:hAnsi="Times New Roman" w:cs="Times New Roman"/>
          <w:i/>
          <w:iCs/>
          <w:sz w:val="24"/>
          <w:szCs w:val="24"/>
          <w:lang w:val="en-US"/>
        </w:rPr>
        <w:t xml:space="preserve">E. coli </w:t>
      </w:r>
      <w:r>
        <w:rPr>
          <w:rFonts w:ascii="Times New Roman" w:eastAsia="Times New Roman" w:hAnsi="Times New Roman" w:cs="Times New Roman"/>
          <w:sz w:val="24"/>
          <w:szCs w:val="24"/>
          <w:lang w:val="en-US"/>
        </w:rPr>
        <w:t>JMC1 cells, prepared as described previously</w:t>
      </w:r>
      <w:commentRangeEnd w:id="1203"/>
      <w:r>
        <w:rPr>
          <w:rStyle w:val="CommentReference"/>
          <w:rFonts w:ascii="Times New Roman" w:eastAsia="Times New Roman" w:hAnsi="Times New Roman" w:cs="Times New Roman"/>
          <w:sz w:val="24"/>
          <w:szCs w:val="24"/>
          <w:lang w:val="en-US"/>
        </w:rPr>
        <w:commentReference w:id="1203"/>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highlight w:val="cyan"/>
          <w:lang w:val="en-US"/>
        </w:rPr>
        <w:t>[Ref],</w:t>
      </w:r>
      <w:r>
        <w:rPr>
          <w:rFonts w:ascii="Times New Roman" w:eastAsia="Times New Roman" w:hAnsi="Times New Roman" w:cs="Times New Roman"/>
          <w:sz w:val="24"/>
          <w:szCs w:val="24"/>
          <w:lang w:val="en-US"/>
        </w:rPr>
        <w:t xml:space="preserve"> were transformed with each parental plasmid. Minicircle induction and isolation was performed per manufacturers recommendations for the original E. coli MC strain (ZYCY10P3S2T). The resulting SynDNA minicircles (pCasSa_Syn) was eluted in high pure H</w:t>
      </w:r>
      <w:r>
        <w:rPr>
          <w:rFonts w:ascii="Times New Roman" w:eastAsia="Times New Roman" w:hAnsi="Times New Roman" w:cs="Times New Roman"/>
          <w:sz w:val="24"/>
          <w:szCs w:val="24"/>
          <w:vertAlign w:val="subscript"/>
          <w:lang w:val="en-US"/>
        </w:rPr>
        <w:t>2</w:t>
      </w:r>
      <w:r>
        <w:rPr>
          <w:rFonts w:ascii="Times New Roman" w:eastAsia="Times New Roman" w:hAnsi="Times New Roman" w:cs="Times New Roman"/>
          <w:sz w:val="24"/>
          <w:szCs w:val="24"/>
          <w:lang w:val="en-US"/>
        </w:rPr>
        <w:t>0 and normalized to 250 ng/µL prior to transformation. Plasmid nucleotide integrity was confirmed by resequencing.</w:t>
      </w:r>
    </w:p>
    <w:p w14:paraId="37C2B7A7" w14:textId="04D12221" w:rsidR="001C3442" w:rsidRDefault="007F153B" w:rsidP="00AF5E7B">
      <w:pPr>
        <w:pStyle w:val="Heading2"/>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Scientific Rigor and Experimental Design</w:t>
      </w:r>
    </w:p>
    <w:p w14:paraId="251D2A12" w14:textId="585A8BDC" w:rsidR="001C3442" w:rsidRPr="00AF5E7B" w:rsidRDefault="007F153B">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Transformation efficiencies were determined based upon nine independent experiments. We prepared three independent batches of electrocompetent </w:t>
      </w:r>
      <w:r>
        <w:rPr>
          <w:rFonts w:ascii="Times New Roman" w:eastAsia="Times New Roman" w:hAnsi="Times New Roman" w:cs="Times New Roman"/>
          <w:i/>
          <w:iCs/>
          <w:sz w:val="24"/>
          <w:szCs w:val="24"/>
          <w:lang w:val="en-US"/>
        </w:rPr>
        <w:t>S. aureus</w:t>
      </w:r>
      <w:r>
        <w:rPr>
          <w:rFonts w:ascii="Times New Roman" w:eastAsia="Times New Roman" w:hAnsi="Times New Roman" w:cs="Times New Roman"/>
          <w:sz w:val="24"/>
          <w:szCs w:val="24"/>
          <w:lang w:val="en-US"/>
        </w:rPr>
        <w:t xml:space="preserve"> cells as biological replicates. Three aliquots from each batch of electrocompetent cells were used to perform three independent transformation experiments, typically on consecutive days as technical replicates. A single plasmid preparation was used for all technical replicates within a batch. A fresh plasmid preparation was used for each new batch of cells to account for variation associated with plasmid propagation/isolation from </w:t>
      </w:r>
      <w:r>
        <w:rPr>
          <w:rFonts w:ascii="Times New Roman" w:eastAsia="Times New Roman" w:hAnsi="Times New Roman" w:cs="Times New Roman"/>
          <w:i/>
          <w:iCs/>
          <w:sz w:val="24"/>
          <w:szCs w:val="24"/>
          <w:lang w:val="en-US"/>
        </w:rPr>
        <w:t>E. coli</w:t>
      </w:r>
      <w:r>
        <w:rPr>
          <w:rFonts w:ascii="Times New Roman" w:eastAsia="Times New Roman" w:hAnsi="Times New Roman" w:cs="Times New Roman"/>
          <w:sz w:val="24"/>
          <w:szCs w:val="24"/>
          <w:lang w:val="en-US"/>
        </w:rPr>
        <w:t xml:space="preserve"> strains and the effect of freeze-thaw on plasmid DNA. In independent experiments, a single 250 µL aliquot of electrocompetent </w:t>
      </w:r>
      <w:r>
        <w:rPr>
          <w:rFonts w:ascii="Times New Roman" w:eastAsia="Times New Roman" w:hAnsi="Times New Roman" w:cs="Times New Roman"/>
          <w:i/>
          <w:iCs/>
          <w:sz w:val="24"/>
          <w:szCs w:val="24"/>
          <w:lang w:val="en-US"/>
        </w:rPr>
        <w:t>S. aureus</w:t>
      </w:r>
      <w:r>
        <w:rPr>
          <w:rFonts w:ascii="Times New Roman" w:eastAsia="Times New Roman" w:hAnsi="Times New Roman" w:cs="Times New Roman"/>
          <w:sz w:val="24"/>
          <w:szCs w:val="24"/>
          <w:lang w:val="en-US"/>
        </w:rPr>
        <w:t xml:space="preserve"> was used for all plasmids (50 µL/plasmid) within each of the nine experiments, so that data within technical replicates could be treated as paired, or “clustered” across the four plasmids, and plasmid transformation efficiencies could be compared validly and efficiently. The average of CFU counts from a minimum of three replicate agar plates was used when determining transformation efficiencies for individual plasmids within experiments</w:t>
      </w:r>
    </w:p>
    <w:p w14:paraId="6AE3B4FA" w14:textId="77777777" w:rsidR="001C3442" w:rsidRDefault="007F153B" w:rsidP="00AF5E7B">
      <w:pPr>
        <w:pStyle w:val="Heading2"/>
        <w:spacing w:after="0" w:line="480" w:lineRule="auto"/>
        <w:jc w:val="both"/>
        <w:rPr>
          <w:rFonts w:ascii="Times New Roman" w:eastAsia="Times New Roman" w:hAnsi="Times New Roman" w:cs="Times New Roman"/>
          <w:b/>
          <w:bCs/>
          <w:sz w:val="24"/>
          <w:szCs w:val="24"/>
        </w:rPr>
      </w:pPr>
      <w:bookmarkStart w:id="1204" w:name="_m2qzkg164rdq" w:colFirst="0" w:colLast="0"/>
      <w:bookmarkEnd w:id="1204"/>
      <w:commentRangeStart w:id="1205"/>
      <w:r>
        <w:rPr>
          <w:rFonts w:ascii="Times New Roman" w:eastAsia="Times New Roman" w:hAnsi="Times New Roman" w:cs="Times New Roman"/>
          <w:b/>
          <w:bCs/>
          <w:sz w:val="24"/>
          <w:szCs w:val="24"/>
        </w:rPr>
        <w:lastRenderedPageBreak/>
        <w:t>Software</w:t>
      </w:r>
      <w:commentRangeEnd w:id="1205"/>
      <w:r>
        <w:rPr>
          <w:rStyle w:val="CommentReference"/>
          <w:rFonts w:ascii="Times New Roman" w:eastAsia="Times New Roman" w:hAnsi="Times New Roman" w:cs="Times New Roman"/>
          <w:b/>
          <w:bCs/>
          <w:sz w:val="24"/>
          <w:szCs w:val="24"/>
        </w:rPr>
        <w:commentReference w:id="1205"/>
      </w:r>
    </w:p>
    <w:p w14:paraId="3CA2BCC1" w14:textId="047E5AC2" w:rsidR="001C3442" w:rsidRDefault="007F153B" w:rsidP="62751C5D">
      <w:pPr>
        <w:spacing w:line="48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sz w:val="24"/>
          <w:szCs w:val="24"/>
          <w:highlight w:val="green"/>
          <w:lang w:val="en-US"/>
        </w:rPr>
        <w:t xml:space="preserve">All python and </w:t>
      </w:r>
      <w:commentRangeStart w:id="1206"/>
      <w:r>
        <w:rPr>
          <w:rFonts w:ascii="Times New Roman" w:eastAsia="Times New Roman" w:hAnsi="Times New Roman" w:cs="Times New Roman"/>
          <w:sz w:val="24"/>
          <w:szCs w:val="24"/>
          <w:highlight w:val="green"/>
          <w:lang w:val="en-US"/>
        </w:rPr>
        <w:t>R code</w:t>
      </w:r>
      <w:commentRangeEnd w:id="1206"/>
      <w:r>
        <w:rPr>
          <w:rStyle w:val="CommentReference"/>
          <w:rFonts w:ascii="Times New Roman" w:eastAsia="Times New Roman" w:hAnsi="Times New Roman" w:cs="Times New Roman"/>
          <w:sz w:val="24"/>
          <w:szCs w:val="24"/>
          <w:highlight w:val="green"/>
          <w:lang w:val="en-US"/>
        </w:rPr>
        <w:commentReference w:id="1206"/>
      </w:r>
      <w:r>
        <w:rPr>
          <w:rFonts w:ascii="Times New Roman" w:eastAsia="Times New Roman" w:hAnsi="Times New Roman" w:cs="Times New Roman"/>
          <w:sz w:val="24"/>
          <w:szCs w:val="24"/>
          <w:highlight w:val="green"/>
          <w:lang w:val="en-US"/>
        </w:rPr>
        <w:t xml:space="preserve"> is available on </w:t>
      </w:r>
      <w:ins w:id="1207" w:author="Bouzek,Heather K" w:date="2026-08-23T16:59:00Z" w16du:dateUtc="2026-08-23T21:59:00Z">
        <w:r>
          <w:rPr>
            <w:rFonts w:ascii="Times New Roman" w:eastAsia="Times New Roman" w:hAnsi="Times New Roman" w:cs="Times New Roman"/>
            <w:sz w:val="24"/>
            <w:szCs w:val="24"/>
            <w:highlight w:val="green"/>
            <w:lang w:val="en-US"/>
          </w:rPr>
          <w:t>G</w:t>
        </w:r>
      </w:ins>
      <w:del w:id="1208" w:author="Bouzek,Heather K" w:date="2026-08-23T16:59:00Z" w16du:dateUtc="2026-08-23T21:59:00Z">
        <w:r>
          <w:rPr>
            <w:rFonts w:ascii="Times New Roman" w:eastAsia="Times New Roman" w:hAnsi="Times New Roman" w:cs="Times New Roman"/>
            <w:sz w:val="24"/>
            <w:szCs w:val="24"/>
            <w:highlight w:val="green"/>
            <w:lang w:val="en-US"/>
          </w:rPr>
          <w:delText>g</w:delText>
        </w:r>
      </w:del>
      <w:r>
        <w:rPr>
          <w:rFonts w:ascii="Times New Roman" w:eastAsia="Times New Roman" w:hAnsi="Times New Roman" w:cs="Times New Roman"/>
          <w:sz w:val="24"/>
          <w:szCs w:val="24"/>
          <w:highlight w:val="green"/>
          <w:lang w:val="en-US"/>
        </w:rPr>
        <w:t>ithub. Bioinformatic analysis of genomes and plasmids was carried out using the Biomedical Research Computing (BMRC) facility at the University of Oxford. We conducted downstream analyses in R v4.1.2 and RStudio v2022.07.2 using the following R packages: ape v5.6–1, cowplot v1.1.1, dplyr v1.1.1, formatR v1.14, ggbeeswarm v0.6.0, ggplot2 v3.4.1, ggrepel v0.9.3, ggridges v0.5.4, ggtree v3.2.1, MCMCglmm v2.34, phytools v1.0–3, reshape2 v1.4.4, tidyr v1.2.0, tidyverse v2.0.0.</w:t>
      </w:r>
    </w:p>
    <w:p w14:paraId="4A2FFB2C" w14:textId="77777777" w:rsidR="001C3442" w:rsidRDefault="001C3442">
      <w:pPr>
        <w:spacing w:after="240"/>
        <w:jc w:val="both"/>
        <w:rPr>
          <w:rFonts w:ascii="Times New Roman" w:eastAsia="Times New Roman" w:hAnsi="Times New Roman" w:cs="Times New Roman"/>
        </w:rPr>
      </w:pPr>
    </w:p>
    <w:p w14:paraId="424C62BA" w14:textId="5B1744F1" w:rsidR="001C3442" w:rsidRPr="00C85136" w:rsidRDefault="007F153B" w:rsidP="00C85136">
      <w:pPr>
        <w:pStyle w:val="Heading1"/>
        <w:spacing w:line="480" w:lineRule="auto"/>
        <w:jc w:val="both"/>
        <w:rPr>
          <w:rFonts w:ascii="Times New Roman" w:eastAsia="Times New Roman" w:hAnsi="Times New Roman" w:cs="Times New Roman"/>
          <w:b/>
          <w:bCs/>
          <w:sz w:val="28"/>
          <w:szCs w:val="28"/>
        </w:rPr>
      </w:pPr>
      <w:bookmarkStart w:id="1209" w:name="_7oczcasrbxbm" w:colFirst="0" w:colLast="0"/>
      <w:bookmarkEnd w:id="1209"/>
      <w:r>
        <w:rPr>
          <w:rFonts w:ascii="Times New Roman" w:eastAsia="Times New Roman" w:hAnsi="Times New Roman" w:cs="Times New Roman"/>
          <w:b/>
          <w:bCs/>
          <w:sz w:val="28"/>
          <w:szCs w:val="28"/>
        </w:rPr>
        <w:t>Data Availability</w:t>
      </w:r>
      <w:bookmarkStart w:id="1210" w:name="_4hqfa03b1yq7" w:colFirst="0" w:colLast="0"/>
      <w:bookmarkEnd w:id="1210"/>
    </w:p>
    <w:p w14:paraId="143ADA1F" w14:textId="0093E34C" w:rsidR="001C3442" w:rsidRPr="00C85136" w:rsidRDefault="007F153B" w:rsidP="00C85136">
      <w:pPr>
        <w:pStyle w:val="Heading1"/>
        <w:spacing w:line="480" w:lineRule="auto"/>
        <w:jc w:val="both"/>
        <w:rPr>
          <w:rFonts w:ascii="Times New Roman" w:eastAsia="Times New Roman" w:hAnsi="Times New Roman" w:cs="Times New Roman"/>
          <w:b/>
          <w:bCs/>
          <w:sz w:val="28"/>
          <w:szCs w:val="28"/>
        </w:rPr>
      </w:pPr>
      <w:bookmarkStart w:id="1211" w:name="_z9ksdipcp1lk" w:colFirst="0" w:colLast="0"/>
      <w:bookmarkEnd w:id="1211"/>
      <w:r>
        <w:rPr>
          <w:rFonts w:ascii="Times New Roman" w:eastAsia="Times New Roman" w:hAnsi="Times New Roman" w:cs="Times New Roman"/>
          <w:b/>
          <w:bCs/>
          <w:sz w:val="28"/>
          <w:szCs w:val="28"/>
        </w:rPr>
        <w:t>Acknowledgements</w:t>
      </w:r>
    </w:p>
    <w:p w14:paraId="30CE99CD" w14:textId="77777777" w:rsidR="001C3442" w:rsidRDefault="007F153B">
      <w:pPr>
        <w:pStyle w:val="Heading1"/>
        <w:spacing w:line="480" w:lineRule="auto"/>
        <w:jc w:val="both"/>
        <w:rPr>
          <w:rFonts w:ascii="Times New Roman" w:eastAsia="Times New Roman" w:hAnsi="Times New Roman" w:cs="Times New Roman"/>
          <w:b/>
          <w:bCs/>
          <w:sz w:val="28"/>
          <w:szCs w:val="28"/>
        </w:rPr>
      </w:pPr>
      <w:bookmarkStart w:id="1212" w:name="_a319uaaaqywb" w:colFirst="0" w:colLast="0"/>
      <w:bookmarkEnd w:id="1212"/>
      <w:r>
        <w:rPr>
          <w:rFonts w:ascii="Times New Roman" w:eastAsia="Times New Roman" w:hAnsi="Times New Roman" w:cs="Times New Roman"/>
          <w:b/>
          <w:bCs/>
          <w:sz w:val="28"/>
          <w:szCs w:val="28"/>
        </w:rPr>
        <w:t>Author Contributions</w:t>
      </w:r>
    </w:p>
    <w:p w14:paraId="2DAC8E3C" w14:textId="77777777" w:rsidR="00C85136" w:rsidRDefault="00C85136" w:rsidP="00C85136">
      <w:pPr>
        <w:pStyle w:val="Heading1"/>
        <w:spacing w:line="480" w:lineRule="auto"/>
        <w:jc w:val="both"/>
        <w:rPr>
          <w:rFonts w:ascii="Times New Roman" w:eastAsia="Times New Roman" w:hAnsi="Times New Roman" w:cs="Times New Roman"/>
          <w:b/>
          <w:bCs/>
          <w:sz w:val="28"/>
          <w:szCs w:val="28"/>
        </w:rPr>
      </w:pPr>
      <w:bookmarkStart w:id="1213" w:name="_dms3gsp8in1t" w:colFirst="0" w:colLast="0"/>
      <w:bookmarkStart w:id="1214" w:name="_h0hf7ohq7xmm" w:colFirst="0" w:colLast="0"/>
      <w:bookmarkEnd w:id="1213"/>
      <w:bookmarkEnd w:id="1214"/>
      <w:r>
        <w:rPr>
          <w:rFonts w:ascii="Times New Roman" w:eastAsia="Times New Roman" w:hAnsi="Times New Roman" w:cs="Times New Roman"/>
          <w:b/>
          <w:bCs/>
          <w:sz w:val="28"/>
          <w:szCs w:val="28"/>
        </w:rPr>
        <w:t>References</w:t>
      </w:r>
    </w:p>
    <w:p w14:paraId="73A39798" w14:textId="77777777" w:rsidR="008A7648" w:rsidRDefault="008A7648" w:rsidP="0041358E">
      <w:pPr>
        <w:spacing w:after="240"/>
        <w:jc w:val="both"/>
      </w:pPr>
    </w:p>
    <w:p w14:paraId="0178FC39" w14:textId="276700BF" w:rsidR="008A7648" w:rsidRDefault="008A7648" w:rsidP="0041358E">
      <w:pPr>
        <w:spacing w:after="240"/>
        <w:jc w:val="both"/>
      </w:pPr>
    </w:p>
    <w:p w14:paraId="7796BFB8" w14:textId="77777777" w:rsidR="00FB6069" w:rsidRPr="00FB6069" w:rsidRDefault="008A7648" w:rsidP="00FB6069">
      <w:pPr>
        <w:pStyle w:val="EndNoteBibliography"/>
        <w:ind w:left="720" w:hanging="720"/>
      </w:pPr>
      <w:r>
        <w:fldChar w:fldCharType="begin"/>
      </w:r>
      <w:r>
        <w:instrText xml:space="preserve"> ADDIN EN.REFLIST </w:instrText>
      </w:r>
      <w:r>
        <w:fldChar w:fldCharType="separate"/>
      </w:r>
      <w:r>
        <w:t>1</w:t>
      </w:r>
      <w:r>
        <w:tab/>
        <w:t xml:space="preserve">Moon, T. S. SynMADE: synthetic microbiota across diverse ecosystems. </w:t>
      </w:r>
      <w:r>
        <w:rPr>
          <w:i/>
        </w:rPr>
        <w:t>Trends in Biotechnology</w:t>
      </w:r>
      <w:r>
        <w:t xml:space="preserve"> </w:t>
      </w:r>
      <w:r>
        <w:rPr>
          <w:b/>
        </w:rPr>
        <w:t>40</w:t>
      </w:r>
      <w:r>
        <w:t xml:space="preserve">, 1405-1414 (2022). </w:t>
      </w:r>
    </w:p>
    <w:p w14:paraId="6EB51442" w14:textId="77777777" w:rsidR="00FB6069" w:rsidRPr="00FB6069" w:rsidRDefault="00FB6069" w:rsidP="00FB6069">
      <w:pPr>
        <w:pStyle w:val="EndNoteBibliography"/>
        <w:ind w:left="720" w:hanging="720"/>
      </w:pPr>
      <w:r>
        <w:t>2</w:t>
      </w:r>
      <w:r>
        <w:tab/>
        <w:t xml:space="preserve">Shapiro, R. S., Chavez, A. &amp; Collins, J. J. CRISPR-based genomic tools for the manipulation of genetically intractable microorganisms. </w:t>
      </w:r>
      <w:r>
        <w:rPr>
          <w:i/>
        </w:rPr>
        <w:t>Nature Reviews Microbiology</w:t>
      </w:r>
      <w:r>
        <w:t xml:space="preserve"> </w:t>
      </w:r>
      <w:r>
        <w:rPr>
          <w:b/>
        </w:rPr>
        <w:t>16</w:t>
      </w:r>
      <w:r>
        <w:t xml:space="preserve">, 333-339 (2018). </w:t>
      </w:r>
    </w:p>
    <w:p w14:paraId="5B8FD389" w14:textId="77777777" w:rsidR="00FB6069" w:rsidRPr="00FB6069" w:rsidRDefault="00FB6069" w:rsidP="00FB6069">
      <w:pPr>
        <w:pStyle w:val="EndNoteBibliography"/>
        <w:ind w:left="720" w:hanging="720"/>
      </w:pPr>
      <w:r>
        <w:t>3</w:t>
      </w:r>
      <w:r>
        <w:tab/>
        <w:t xml:space="preserve">Barrangou, R. &amp; Doudna, J. A. Applications of CRISPR technologies in research and beyond. </w:t>
      </w:r>
      <w:r>
        <w:rPr>
          <w:i/>
        </w:rPr>
        <w:t>Nature biotechnology</w:t>
      </w:r>
      <w:r>
        <w:t xml:space="preserve"> </w:t>
      </w:r>
      <w:r>
        <w:rPr>
          <w:b/>
        </w:rPr>
        <w:t>34</w:t>
      </w:r>
      <w:r>
        <w:t xml:space="preserve">, 933-941 (2016). </w:t>
      </w:r>
    </w:p>
    <w:p w14:paraId="4CACD998" w14:textId="77777777" w:rsidR="00FB6069" w:rsidRPr="00FB6069" w:rsidRDefault="00FB6069" w:rsidP="00FB6069">
      <w:pPr>
        <w:pStyle w:val="EndNoteBibliography"/>
        <w:ind w:left="720" w:hanging="720"/>
      </w:pPr>
      <w:r>
        <w:t>4</w:t>
      </w:r>
      <w:r>
        <w:tab/>
        <w:t xml:space="preserve">Cameron, D. E., Bashor, C. J. &amp; Collins, J. J. A brief history of synthetic biology. </w:t>
      </w:r>
      <w:r>
        <w:rPr>
          <w:i/>
        </w:rPr>
        <w:t>Nature Reviews Microbiology</w:t>
      </w:r>
      <w:r>
        <w:t xml:space="preserve"> </w:t>
      </w:r>
      <w:r>
        <w:rPr>
          <w:b/>
        </w:rPr>
        <w:t>12</w:t>
      </w:r>
      <w:r>
        <w:t xml:space="preserve">, 381-390 (2014). </w:t>
      </w:r>
    </w:p>
    <w:p w14:paraId="7A10D541" w14:textId="77777777" w:rsidR="00FB6069" w:rsidRPr="00FB6069" w:rsidRDefault="00FB6069" w:rsidP="00FB6069">
      <w:pPr>
        <w:pStyle w:val="EndNoteBibliography"/>
        <w:ind w:left="720" w:hanging="720"/>
      </w:pPr>
      <w:r>
        <w:t>5</w:t>
      </w:r>
      <w:r>
        <w:tab/>
        <w:t xml:space="preserve">Purnick, P. E. &amp; Weiss, R. The second wave of synthetic biology: from modules to systems. </w:t>
      </w:r>
      <w:r>
        <w:rPr>
          <w:i/>
        </w:rPr>
        <w:t>Nature reviews Molecular cell biology</w:t>
      </w:r>
      <w:r>
        <w:t xml:space="preserve"> </w:t>
      </w:r>
      <w:r>
        <w:rPr>
          <w:b/>
        </w:rPr>
        <w:t>10</w:t>
      </w:r>
      <w:r>
        <w:t xml:space="preserve">, 410-422 (2009). </w:t>
      </w:r>
    </w:p>
    <w:p w14:paraId="46A3DBB0" w14:textId="77777777" w:rsidR="00FB6069" w:rsidRPr="00FB6069" w:rsidRDefault="00FB6069" w:rsidP="00FB6069">
      <w:pPr>
        <w:pStyle w:val="EndNoteBibliography"/>
        <w:ind w:left="720" w:hanging="720"/>
      </w:pPr>
      <w:r>
        <w:t>6</w:t>
      </w:r>
      <w:r>
        <w:tab/>
        <w:t xml:space="preserve">Nevot, G. Talking to intractable microbes. </w:t>
      </w:r>
      <w:r>
        <w:rPr>
          <w:i/>
        </w:rPr>
        <w:t>Communications Biology</w:t>
      </w:r>
      <w:r>
        <w:t xml:space="preserve"> </w:t>
      </w:r>
      <w:r>
        <w:rPr>
          <w:b/>
        </w:rPr>
        <w:t>5</w:t>
      </w:r>
      <w:r>
        <w:t xml:space="preserve">, 1067 (2022). </w:t>
      </w:r>
    </w:p>
    <w:p w14:paraId="20E57891" w14:textId="77777777" w:rsidR="00FB6069" w:rsidRPr="00FB6069" w:rsidRDefault="00FB6069" w:rsidP="00FB6069">
      <w:pPr>
        <w:pStyle w:val="EndNoteBibliography"/>
        <w:ind w:left="720" w:hanging="720"/>
      </w:pPr>
      <w:r>
        <w:t>7</w:t>
      </w:r>
      <w:r>
        <w:tab/>
        <w:t xml:space="preserve">Marsh, J. W., Kirk, C. &amp; Ley, R. E. Toward Microbiome Engineering: expanding the repertoire of genetically tractable members of the human gut Microbiome. </w:t>
      </w:r>
      <w:r>
        <w:rPr>
          <w:i/>
        </w:rPr>
        <w:t>Annual Review of Microbiology</w:t>
      </w:r>
      <w:r>
        <w:t xml:space="preserve"> </w:t>
      </w:r>
      <w:r>
        <w:rPr>
          <w:b/>
        </w:rPr>
        <w:t>77</w:t>
      </w:r>
      <w:r>
        <w:t xml:space="preserve">, 427-449 (2023). </w:t>
      </w:r>
    </w:p>
    <w:p w14:paraId="4EBD7B83" w14:textId="77777777" w:rsidR="00FB6069" w:rsidRPr="00FB6069" w:rsidRDefault="00FB6069" w:rsidP="00FB6069">
      <w:pPr>
        <w:pStyle w:val="EndNoteBibliography"/>
        <w:ind w:left="720" w:hanging="720"/>
      </w:pPr>
      <w:r>
        <w:t>8</w:t>
      </w:r>
      <w:r>
        <w:tab/>
        <w:t>Johnston, C. D.</w:t>
      </w:r>
      <w:r>
        <w:rPr>
          <w:i/>
        </w:rPr>
        <w:t xml:space="preserve"> et al.</w:t>
      </w:r>
      <w:r>
        <w:t xml:space="preserve"> Systematic evasion of the restriction-modification barrier in bacteria. </w:t>
      </w:r>
      <w:r>
        <w:rPr>
          <w:i/>
        </w:rPr>
        <w:t>Proceedings of the National Academy of Sciences</w:t>
      </w:r>
      <w:r>
        <w:t xml:space="preserve"> </w:t>
      </w:r>
      <w:r>
        <w:rPr>
          <w:b/>
        </w:rPr>
        <w:t>116</w:t>
      </w:r>
      <w:r>
        <w:t xml:space="preserve">, 11454-11459 (2019). </w:t>
      </w:r>
    </w:p>
    <w:p w14:paraId="3D806132" w14:textId="77777777" w:rsidR="00FB6069" w:rsidRPr="00FB6069" w:rsidRDefault="00FB6069" w:rsidP="00FB6069">
      <w:pPr>
        <w:pStyle w:val="EndNoteBibliography"/>
        <w:ind w:left="720" w:hanging="720"/>
      </w:pPr>
      <w:r>
        <w:lastRenderedPageBreak/>
        <w:t>9</w:t>
      </w:r>
      <w:r>
        <w:tab/>
        <w:t xml:space="preserve">Arnold, J., Glazier, J. &amp; Mimee, M. Genetic engineering of resident bacteria in the gut microbiome. </w:t>
      </w:r>
      <w:r>
        <w:rPr>
          <w:i/>
        </w:rPr>
        <w:t>Journal of Bacteriology</w:t>
      </w:r>
      <w:r>
        <w:t xml:space="preserve"> </w:t>
      </w:r>
      <w:r>
        <w:rPr>
          <w:b/>
        </w:rPr>
        <w:t>205</w:t>
      </w:r>
      <w:r>
        <w:t xml:space="preserve">, e00127-00123 (2023). </w:t>
      </w:r>
    </w:p>
    <w:p w14:paraId="67405527" w14:textId="77777777" w:rsidR="00FB6069" w:rsidRPr="00FB6069" w:rsidRDefault="00FB6069" w:rsidP="00FB6069">
      <w:pPr>
        <w:pStyle w:val="EndNoteBibliography"/>
        <w:ind w:left="720" w:hanging="720"/>
      </w:pPr>
      <w:r>
        <w:t>10</w:t>
      </w:r>
      <w:r>
        <w:tab/>
        <w:t xml:space="preserve">Monk, I. R. &amp; Foster, T. J. Genetic manipulation of Staphylococci—breaking through the barrier. </w:t>
      </w:r>
      <w:r>
        <w:rPr>
          <w:i/>
        </w:rPr>
        <w:t>Frontiers in cellular and infection microbiology</w:t>
      </w:r>
      <w:r>
        <w:t xml:space="preserve"> </w:t>
      </w:r>
      <w:r>
        <w:rPr>
          <w:b/>
        </w:rPr>
        <w:t>2</w:t>
      </w:r>
      <w:r>
        <w:t xml:space="preserve">, 49 (2012). </w:t>
      </w:r>
    </w:p>
    <w:p w14:paraId="719F64CB" w14:textId="77777777" w:rsidR="00FB6069" w:rsidRPr="00FB6069" w:rsidRDefault="00FB6069" w:rsidP="00FB6069">
      <w:pPr>
        <w:pStyle w:val="EndNoteBibliography"/>
        <w:ind w:left="720" w:hanging="720"/>
      </w:pPr>
      <w:r>
        <w:t>11</w:t>
      </w:r>
      <w:r>
        <w:tab/>
        <w:t>Calero, P. &amp; Nikel, P. I. Chasing bacterial chassis for metabolic engineering: a perspective review from classical to non</w:t>
      </w:r>
      <w:r>
        <w:rPr>
          <w:rFonts w:ascii="Cambria Math" w:hAnsi="Cambria Math" w:cs="Cambria Math"/>
        </w:rPr>
        <w:t>‐</w:t>
      </w:r>
      <w:r>
        <w:t xml:space="preserve">traditional microorganisms. </w:t>
      </w:r>
      <w:r>
        <w:rPr>
          <w:i/>
        </w:rPr>
        <w:t>Microbial Biotechnology</w:t>
      </w:r>
      <w:r>
        <w:t xml:space="preserve"> </w:t>
      </w:r>
      <w:r>
        <w:rPr>
          <w:b/>
        </w:rPr>
        <w:t>12</w:t>
      </w:r>
      <w:r>
        <w:t xml:space="preserve">, 98-124 (2019). </w:t>
      </w:r>
    </w:p>
    <w:p w14:paraId="7DD29081" w14:textId="77777777" w:rsidR="00FB6069" w:rsidRPr="00FB6069" w:rsidRDefault="00FB6069" w:rsidP="00FB6069">
      <w:pPr>
        <w:pStyle w:val="EndNoteBibliography"/>
        <w:ind w:left="720" w:hanging="720"/>
      </w:pPr>
      <w:r>
        <w:t>12</w:t>
      </w:r>
      <w:r>
        <w:tab/>
        <w:t xml:space="preserve">Diao, J., Tian, Y., Park, S., Cho, S.-M. &amp; Moon, T. S. Engineering microbial consortia for mixed plastic upcycling. </w:t>
      </w:r>
      <w:r>
        <w:rPr>
          <w:i/>
        </w:rPr>
        <w:t>Nature Communications</w:t>
      </w:r>
      <w:r>
        <w:t xml:space="preserve"> </w:t>
      </w:r>
      <w:r>
        <w:rPr>
          <w:b/>
        </w:rPr>
        <w:t>17</w:t>
      </w:r>
      <w:r>
        <w:t xml:space="preserve">, 637 (2025). </w:t>
      </w:r>
    </w:p>
    <w:p w14:paraId="7148CC55" w14:textId="77777777" w:rsidR="00FB6069" w:rsidRPr="00FB6069" w:rsidRDefault="00FB6069" w:rsidP="00FB6069">
      <w:pPr>
        <w:pStyle w:val="EndNoteBibliography"/>
        <w:ind w:left="720" w:hanging="720"/>
      </w:pPr>
      <w:r>
        <w:t>13</w:t>
      </w:r>
      <w:r>
        <w:tab/>
        <w:t xml:space="preserve">Jensen, P. A. Ten species comprise half of the bacteriology literature, leaving most species unstudied. </w:t>
      </w:r>
      <w:r>
        <w:rPr>
          <w:i/>
        </w:rPr>
        <w:t>Biorxiv</w:t>
      </w:r>
      <w:r>
        <w:t xml:space="preserve"> (2025). </w:t>
      </w:r>
    </w:p>
    <w:p w14:paraId="10200C2A" w14:textId="77777777" w:rsidR="00FB6069" w:rsidRPr="00FB6069" w:rsidRDefault="00FB6069" w:rsidP="00FB6069">
      <w:pPr>
        <w:pStyle w:val="EndNoteBibliography"/>
        <w:ind w:left="720" w:hanging="720"/>
      </w:pPr>
      <w:r>
        <w:t>14</w:t>
      </w:r>
      <w:r>
        <w:tab/>
        <w:t xml:space="preserve">Oliveira, P. H., Touchon, M. &amp; Rocha, E. P. Regulation of genetic flux between bacteria by restriction–modification systems. </w:t>
      </w:r>
      <w:r>
        <w:rPr>
          <w:i/>
        </w:rPr>
        <w:t>Proceedings of the National Academy of Sciences</w:t>
      </w:r>
      <w:r>
        <w:t xml:space="preserve"> </w:t>
      </w:r>
      <w:r>
        <w:rPr>
          <w:b/>
        </w:rPr>
        <w:t>113</w:t>
      </w:r>
      <w:r>
        <w:t xml:space="preserve">, 5658-5663 (2016). </w:t>
      </w:r>
    </w:p>
    <w:p w14:paraId="0292396C" w14:textId="77777777" w:rsidR="00FB6069" w:rsidRPr="00FB6069" w:rsidRDefault="00FB6069" w:rsidP="00FB6069">
      <w:pPr>
        <w:pStyle w:val="EndNoteBibliography"/>
        <w:ind w:left="720" w:hanging="720"/>
      </w:pPr>
      <w:r>
        <w:t>15</w:t>
      </w:r>
      <w:r>
        <w:tab/>
        <w:t xml:space="preserve">Roberts, R. J., Vincze, T., Posfai, J. &amp; Macelis, D. REBASE: a database for DNA restriction and modification: enzymes, genes and genomes. </w:t>
      </w:r>
      <w:r>
        <w:rPr>
          <w:i/>
        </w:rPr>
        <w:t>Nucleic Acids Research</w:t>
      </w:r>
      <w:r>
        <w:t xml:space="preserve"> </w:t>
      </w:r>
      <w:r>
        <w:rPr>
          <w:b/>
        </w:rPr>
        <w:t>51</w:t>
      </w:r>
      <w:r>
        <w:t xml:space="preserve">, D629-D630 (2023). </w:t>
      </w:r>
    </w:p>
    <w:p w14:paraId="51BAF969" w14:textId="77777777" w:rsidR="00FB6069" w:rsidRPr="00FB6069" w:rsidRDefault="00FB6069" w:rsidP="00FB6069">
      <w:pPr>
        <w:pStyle w:val="EndNoteBibliography"/>
        <w:ind w:left="720" w:hanging="720"/>
      </w:pPr>
      <w:r>
        <w:t>16</w:t>
      </w:r>
      <w:r>
        <w:tab/>
        <w:t xml:space="preserve">Shaw, L. P., Rocha, E. P. &amp; MacLean, R. C. Restriction-modification systems have shaped the evolution and distribution of plasmids across bacteria. </w:t>
      </w:r>
      <w:r>
        <w:rPr>
          <w:i/>
        </w:rPr>
        <w:t>Nucleic acids research</w:t>
      </w:r>
      <w:r>
        <w:t xml:space="preserve"> </w:t>
      </w:r>
      <w:r>
        <w:rPr>
          <w:b/>
        </w:rPr>
        <w:t>51</w:t>
      </w:r>
      <w:r>
        <w:t xml:space="preserve">, 6806-6818 (2023). </w:t>
      </w:r>
    </w:p>
    <w:p w14:paraId="2FB412F4" w14:textId="77777777" w:rsidR="00FB6069" w:rsidRPr="00FB6069" w:rsidRDefault="00FB6069" w:rsidP="00FB6069">
      <w:pPr>
        <w:pStyle w:val="EndNoteBibliography"/>
        <w:ind w:left="720" w:hanging="720"/>
      </w:pPr>
      <w:r>
        <w:t>17</w:t>
      </w:r>
      <w:r>
        <w:tab/>
        <w:t xml:space="preserve">Vasu, K. &amp; Nagaraja, V. Diverse functions of restriction-modification systems in addition to cellular defense. </w:t>
      </w:r>
      <w:r>
        <w:rPr>
          <w:i/>
        </w:rPr>
        <w:t>Microbiology and molecular biology reviews</w:t>
      </w:r>
      <w:r>
        <w:t xml:space="preserve"> </w:t>
      </w:r>
      <w:r>
        <w:rPr>
          <w:b/>
        </w:rPr>
        <w:t>77</w:t>
      </w:r>
      <w:r>
        <w:t xml:space="preserve">, 53-72 (2013). </w:t>
      </w:r>
    </w:p>
    <w:p w14:paraId="32336D9C" w14:textId="77777777" w:rsidR="00FB6069" w:rsidRPr="00FB6069" w:rsidRDefault="00FB6069" w:rsidP="00FB6069">
      <w:pPr>
        <w:pStyle w:val="EndNoteBibliography"/>
        <w:ind w:left="720" w:hanging="720"/>
      </w:pPr>
      <w:r>
        <w:t>18</w:t>
      </w:r>
      <w:r>
        <w:tab/>
        <w:t xml:space="preserve">Wilson, G. G. &amp; Murray, N. E. Restriction and modification systems. </w:t>
      </w:r>
      <w:r>
        <w:rPr>
          <w:i/>
        </w:rPr>
        <w:t>Annual review of genetics</w:t>
      </w:r>
      <w:r>
        <w:t xml:space="preserve"> </w:t>
      </w:r>
      <w:r>
        <w:rPr>
          <w:b/>
        </w:rPr>
        <w:t>25</w:t>
      </w:r>
      <w:r>
        <w:t xml:space="preserve">, 585-627 (1991). </w:t>
      </w:r>
    </w:p>
    <w:p w14:paraId="0C409FF5" w14:textId="77777777" w:rsidR="00FB6069" w:rsidRPr="00FB6069" w:rsidRDefault="00FB6069" w:rsidP="00FB6069">
      <w:pPr>
        <w:pStyle w:val="EndNoteBibliography"/>
        <w:ind w:left="720" w:hanging="720"/>
      </w:pPr>
      <w:r>
        <w:t>19</w:t>
      </w:r>
      <w:r>
        <w:tab/>
        <w:t xml:space="preserve">Monk, I. R., Tree, J. J., Howden, B. P., Stinear, T. P. &amp; Foster, T. J. Complete bypass of restriction systems for major Staphylococcus aureus lineages. </w:t>
      </w:r>
      <w:r>
        <w:rPr>
          <w:i/>
        </w:rPr>
        <w:t>MBio</w:t>
      </w:r>
      <w:r>
        <w:t xml:space="preserve"> </w:t>
      </w:r>
      <w:r>
        <w:rPr>
          <w:b/>
        </w:rPr>
        <w:t>6</w:t>
      </w:r>
      <w:r>
        <w:t xml:space="preserve">, 10.1128/mbio. 00308-00315 (2015). </w:t>
      </w:r>
    </w:p>
    <w:p w14:paraId="454AEC3D" w14:textId="77777777" w:rsidR="00FB6069" w:rsidRPr="00FB6069" w:rsidRDefault="00FB6069" w:rsidP="00FB6069">
      <w:pPr>
        <w:pStyle w:val="EndNoteBibliography"/>
        <w:ind w:left="720" w:hanging="720"/>
      </w:pPr>
      <w:r>
        <w:t>20</w:t>
      </w:r>
      <w:r>
        <w:tab/>
        <w:t>Shen, B. A.</w:t>
      </w:r>
      <w:r>
        <w:rPr>
          <w:i/>
        </w:rPr>
        <w:t xml:space="preserve"> et al.</w:t>
      </w:r>
      <w:r>
        <w:t xml:space="preserve"> The type VI secretion system governs strain maintenance in a wild mammalian gut microbiome. </w:t>
      </w:r>
      <w:r>
        <w:rPr>
          <w:i/>
        </w:rPr>
        <w:t>bioRxiv</w:t>
      </w:r>
      <w:r>
        <w:t xml:space="preserve">, 2025.2011. 2029.690828 (2025). </w:t>
      </w:r>
    </w:p>
    <w:p w14:paraId="6140193E" w14:textId="77777777" w:rsidR="00FB6069" w:rsidRPr="00FB6069" w:rsidRDefault="00FB6069" w:rsidP="00FB6069">
      <w:pPr>
        <w:pStyle w:val="EndNoteBibliography"/>
        <w:ind w:left="720" w:hanging="720"/>
      </w:pPr>
      <w:r>
        <w:t>21</w:t>
      </w:r>
      <w:r>
        <w:tab/>
        <w:t>Hoedt, E. C.</w:t>
      </w:r>
      <w:r>
        <w:rPr>
          <w:i/>
        </w:rPr>
        <w:t xml:space="preserve"> et al.</w:t>
      </w:r>
      <w:r>
        <w:t xml:space="preserve"> Broad purpose vector for site-directed insertional mutagenesis in Bifidobacterium breve. </w:t>
      </w:r>
      <w:r>
        <w:rPr>
          <w:i/>
        </w:rPr>
        <w:t>Frontiers in Microbiology</w:t>
      </w:r>
      <w:r>
        <w:t xml:space="preserve"> </w:t>
      </w:r>
      <w:r>
        <w:rPr>
          <w:b/>
        </w:rPr>
        <w:t>12</w:t>
      </w:r>
      <w:r>
        <w:t xml:space="preserve">, 636822 (2021). </w:t>
      </w:r>
    </w:p>
    <w:p w14:paraId="109CB295" w14:textId="77777777" w:rsidR="00FB6069" w:rsidRPr="00FB6069" w:rsidRDefault="00FB6069" w:rsidP="00FB6069">
      <w:pPr>
        <w:pStyle w:val="EndNoteBibliography"/>
        <w:ind w:left="720" w:hanging="720"/>
      </w:pPr>
      <w:r>
        <w:t>22</w:t>
      </w:r>
      <w:r>
        <w:tab/>
        <w:t>Knödlseder, N.</w:t>
      </w:r>
      <w:r>
        <w:rPr>
          <w:i/>
        </w:rPr>
        <w:t xml:space="preserve"> et al.</w:t>
      </w:r>
      <w:r>
        <w:t xml:space="preserve"> Delivery of a sebum modulator by an engineered skin microbe in mice. </w:t>
      </w:r>
      <w:r>
        <w:rPr>
          <w:i/>
        </w:rPr>
        <w:t>Nature Biotechnology</w:t>
      </w:r>
      <w:r>
        <w:t xml:space="preserve"> </w:t>
      </w:r>
      <w:r>
        <w:rPr>
          <w:b/>
        </w:rPr>
        <w:t>42</w:t>
      </w:r>
      <w:r>
        <w:t xml:space="preserve">, 1661-1666 (2024). </w:t>
      </w:r>
    </w:p>
    <w:p w14:paraId="77B5CBB1" w14:textId="77777777" w:rsidR="00FB6069" w:rsidRPr="00FB6069" w:rsidRDefault="00FB6069" w:rsidP="00FB6069">
      <w:pPr>
        <w:pStyle w:val="EndNoteBibliography"/>
        <w:ind w:left="720" w:hanging="720"/>
      </w:pPr>
      <w:r>
        <w:t>23</w:t>
      </w:r>
      <w:r>
        <w:tab/>
        <w:t>Bouzek, H. K.</w:t>
      </w:r>
      <w:r>
        <w:rPr>
          <w:i/>
        </w:rPr>
        <w:t xml:space="preserve"> et al.</w:t>
      </w:r>
      <w:r>
        <w:t xml:space="preserve"> A Syntenic Pangenome of Gardnerella Reveals Novel Plasmids and Phage, Taxonomic Boundaries, and Species-Level Stratification of Metabolic and Virulence Potential. </w:t>
      </w:r>
      <w:r>
        <w:rPr>
          <w:i/>
        </w:rPr>
        <w:t>bioRxiv</w:t>
      </w:r>
      <w:r>
        <w:t xml:space="preserve">, 2025.2002. 2019.636902 (2025). </w:t>
      </w:r>
    </w:p>
    <w:p w14:paraId="36B7D8BB" w14:textId="77777777" w:rsidR="00FB6069" w:rsidRPr="00FB6069" w:rsidRDefault="00FB6069" w:rsidP="00FB6069">
      <w:pPr>
        <w:pStyle w:val="EndNoteBibliography"/>
        <w:ind w:left="720" w:hanging="720"/>
      </w:pPr>
      <w:r>
        <w:t>24</w:t>
      </w:r>
      <w:r>
        <w:tab/>
        <w:t>Ray, R. M.</w:t>
      </w:r>
      <w:r>
        <w:rPr>
          <w:i/>
        </w:rPr>
        <w:t xml:space="preserve"> et al.</w:t>
      </w:r>
      <w:r>
        <w:t xml:space="preserve"> Targeted Deletion of the Cytopathogenic Toxin A Gene in Sneathia vaginalis. </w:t>
      </w:r>
      <w:r>
        <w:rPr>
          <w:i/>
        </w:rPr>
        <w:t>Molecular Microbiology</w:t>
      </w:r>
      <w:r>
        <w:t xml:space="preserve"> </w:t>
      </w:r>
      <w:r>
        <w:rPr>
          <w:b/>
        </w:rPr>
        <w:t>124</w:t>
      </w:r>
      <w:r>
        <w:t xml:space="preserve">, 481-490 (2025). </w:t>
      </w:r>
    </w:p>
    <w:p w14:paraId="5F0B8559" w14:textId="77777777" w:rsidR="00FB6069" w:rsidRPr="00FB6069" w:rsidRDefault="00FB6069" w:rsidP="00FB6069">
      <w:pPr>
        <w:pStyle w:val="EndNoteBibliography"/>
        <w:ind w:left="720" w:hanging="720"/>
      </w:pPr>
      <w:r>
        <w:t>25</w:t>
      </w:r>
      <w:r>
        <w:tab/>
        <w:t>Venter, H. J.</w:t>
      </w:r>
      <w:r>
        <w:rPr>
          <w:i/>
        </w:rPr>
        <w:t xml:space="preserve"> et al.</w:t>
      </w:r>
      <w:r>
        <w:t xml:space="preserve"> Genetic engineering of Staphylococcus haemolyticus: Overcoming Restriction-Modification Barriers and Targeting Virulence Genes. </w:t>
      </w:r>
      <w:r>
        <w:rPr>
          <w:i/>
        </w:rPr>
        <w:t>bioRxiv</w:t>
      </w:r>
      <w:r>
        <w:t xml:space="preserve">, 2026.2002. 2003.702568 (2026). </w:t>
      </w:r>
    </w:p>
    <w:p w14:paraId="2FEB8BAD" w14:textId="77777777" w:rsidR="00FB6069" w:rsidRPr="00FB6069" w:rsidRDefault="00FB6069" w:rsidP="00FB6069">
      <w:pPr>
        <w:pStyle w:val="EndNoteBibliography"/>
        <w:ind w:left="720" w:hanging="720"/>
      </w:pPr>
      <w:r>
        <w:t>26</w:t>
      </w:r>
      <w:r>
        <w:tab/>
        <w:t>Yang, P.</w:t>
      </w:r>
      <w:r>
        <w:rPr>
          <w:i/>
        </w:rPr>
        <w:t xml:space="preserve"> et al.</w:t>
      </w:r>
      <w:r>
        <w:t xml:space="preserve"> Efficient genome editing in most Staphylococcus aureus by using the restriction-modification system silent CRISPR-Cas9 toolkit. </w:t>
      </w:r>
      <w:r>
        <w:rPr>
          <w:i/>
        </w:rPr>
        <w:t>ACS Synthetic Biology</w:t>
      </w:r>
      <w:r>
        <w:t xml:space="preserve"> </w:t>
      </w:r>
      <w:r>
        <w:rPr>
          <w:b/>
        </w:rPr>
        <w:t>12</w:t>
      </w:r>
      <w:r>
        <w:t xml:space="preserve">, 3340-3351 (2023). </w:t>
      </w:r>
    </w:p>
    <w:p w14:paraId="7707C353" w14:textId="77777777" w:rsidR="00FB6069" w:rsidRPr="00FB6069" w:rsidRDefault="00FB6069" w:rsidP="00FB6069">
      <w:pPr>
        <w:pStyle w:val="EndNoteBibliography"/>
        <w:ind w:left="720" w:hanging="720"/>
      </w:pPr>
      <w:r>
        <w:t>27</w:t>
      </w:r>
      <w:r>
        <w:tab/>
        <w:t>Johnston, C. D.</w:t>
      </w:r>
      <w:r>
        <w:rPr>
          <w:i/>
        </w:rPr>
        <w:t xml:space="preserve"> et al.</w:t>
      </w:r>
      <w:r>
        <w:t xml:space="preserve"> Enhanced transformation efficiency in Treponema denticola enabled by SyngenicDNA</w:t>
      </w:r>
      <w:r>
        <w:rPr>
          <w:rFonts w:ascii="Cambria Math" w:hAnsi="Cambria Math" w:cs="Cambria Math"/>
        </w:rPr>
        <w:t>‐</w:t>
      </w:r>
      <w:r>
        <w:t xml:space="preserve">based plasmids lacking restriction–modification target motifs. </w:t>
      </w:r>
      <w:r>
        <w:rPr>
          <w:i/>
        </w:rPr>
        <w:t>Molecular oral microbiology</w:t>
      </w:r>
      <w:r>
        <w:t xml:space="preserve"> </w:t>
      </w:r>
      <w:r>
        <w:rPr>
          <w:b/>
        </w:rPr>
        <w:t>38</w:t>
      </w:r>
      <w:r>
        <w:t xml:space="preserve">, 455-470 (2023). </w:t>
      </w:r>
    </w:p>
    <w:p w14:paraId="6AA98AF6" w14:textId="77777777" w:rsidR="00FB6069" w:rsidRPr="00FB6069" w:rsidRDefault="00FB6069" w:rsidP="00FB6069">
      <w:pPr>
        <w:pStyle w:val="EndNoteBibliography"/>
        <w:ind w:left="720" w:hanging="720"/>
      </w:pPr>
      <w:r>
        <w:t>28</w:t>
      </w:r>
      <w:r>
        <w:tab/>
        <w:t xml:space="preserve">Brückner, R. Gene replacement in Staphylococcus carnosus and Staphylococcus xylosus. </w:t>
      </w:r>
      <w:r>
        <w:rPr>
          <w:i/>
        </w:rPr>
        <w:t>FEMS microbiology letters</w:t>
      </w:r>
      <w:r>
        <w:t xml:space="preserve"> </w:t>
      </w:r>
      <w:r>
        <w:rPr>
          <w:b/>
        </w:rPr>
        <w:t>151</w:t>
      </w:r>
      <w:r>
        <w:t xml:space="preserve">, 1-8 (1997). </w:t>
      </w:r>
    </w:p>
    <w:p w14:paraId="3E19AEBE" w14:textId="77777777" w:rsidR="00FB6069" w:rsidRPr="00FB6069" w:rsidRDefault="00FB6069" w:rsidP="00FB6069">
      <w:pPr>
        <w:pStyle w:val="EndNoteBibliography"/>
        <w:ind w:left="720" w:hanging="720"/>
      </w:pPr>
      <w:r>
        <w:t>29</w:t>
      </w:r>
      <w:r>
        <w:tab/>
        <w:t xml:space="preserve">Xu, S.-y., Corvaglia, A. R., Chan, S.-H., Zheng, Y. &amp; Linder, P. A type IV modification-dependent restriction enzyme SauUSI from Staphylococcus aureus subsp. aureus USA300. </w:t>
      </w:r>
      <w:r>
        <w:rPr>
          <w:i/>
        </w:rPr>
        <w:t>Nucleic acids research</w:t>
      </w:r>
      <w:r>
        <w:t xml:space="preserve"> </w:t>
      </w:r>
      <w:r>
        <w:rPr>
          <w:b/>
        </w:rPr>
        <w:t>39</w:t>
      </w:r>
      <w:r>
        <w:t xml:space="preserve">, 5597-5610 (2011). </w:t>
      </w:r>
    </w:p>
    <w:p w14:paraId="30A9B13E" w14:textId="77777777" w:rsidR="00FB6069" w:rsidRPr="00FB6069" w:rsidRDefault="00FB6069" w:rsidP="00FB6069">
      <w:pPr>
        <w:pStyle w:val="EndNoteBibliography"/>
        <w:ind w:left="720" w:hanging="720"/>
      </w:pPr>
      <w:r>
        <w:t>30</w:t>
      </w:r>
      <w:r>
        <w:tab/>
        <w:t>Cassat, J. E.</w:t>
      </w:r>
      <w:r>
        <w:rPr>
          <w:i/>
        </w:rPr>
        <w:t xml:space="preserve"> et al.</w:t>
      </w:r>
      <w:r>
        <w:t xml:space="preserve"> Comparative genomics of Staphylococcus aureus musculoskeletal isolates. </w:t>
      </w:r>
      <w:r>
        <w:rPr>
          <w:i/>
        </w:rPr>
        <w:t>Journal of bacteriology</w:t>
      </w:r>
      <w:r>
        <w:t xml:space="preserve"> </w:t>
      </w:r>
      <w:r>
        <w:rPr>
          <w:b/>
        </w:rPr>
        <w:t>187</w:t>
      </w:r>
      <w:r>
        <w:t xml:space="preserve">, 576-592 (2005). </w:t>
      </w:r>
    </w:p>
    <w:p w14:paraId="73C29F92" w14:textId="77777777" w:rsidR="00FB6069" w:rsidRPr="00FB6069" w:rsidRDefault="00FB6069" w:rsidP="00FB6069">
      <w:pPr>
        <w:pStyle w:val="EndNoteBibliography"/>
        <w:ind w:left="720" w:hanging="720"/>
      </w:pPr>
      <w:r>
        <w:lastRenderedPageBreak/>
        <w:t>31</w:t>
      </w:r>
      <w:r>
        <w:tab/>
        <w:t>Elasri, M. O.</w:t>
      </w:r>
      <w:r>
        <w:rPr>
          <w:i/>
        </w:rPr>
        <w:t xml:space="preserve"> et al.</w:t>
      </w:r>
      <w:r>
        <w:t xml:space="preserve"> Staphylococcus aureus collagen adhesin contributes to the pathogenesis of osteomyelitis. </w:t>
      </w:r>
      <w:r>
        <w:rPr>
          <w:i/>
        </w:rPr>
        <w:t>Bone</w:t>
      </w:r>
      <w:r>
        <w:t xml:space="preserve"> </w:t>
      </w:r>
      <w:r>
        <w:rPr>
          <w:b/>
        </w:rPr>
        <w:t>30</w:t>
      </w:r>
      <w:r>
        <w:t xml:space="preserve">, 275-280 (2002). </w:t>
      </w:r>
    </w:p>
    <w:p w14:paraId="545D3E1B" w14:textId="77777777" w:rsidR="00FB6069" w:rsidRPr="00FB6069" w:rsidRDefault="00FB6069" w:rsidP="00FB6069">
      <w:pPr>
        <w:pStyle w:val="EndNoteBibliography"/>
        <w:ind w:left="720" w:hanging="720"/>
      </w:pPr>
      <w:r>
        <w:t>32</w:t>
      </w:r>
      <w:r>
        <w:tab/>
        <w:t xml:space="preserve">Sassi, M., Sharma, D., Brinsmade, S. R., Felden, B. &amp; Augagneur, Y. Genome sequence of the clinical isolate Staphylococcus aureus subsp. aureus strain UAMS-1. </w:t>
      </w:r>
      <w:r>
        <w:rPr>
          <w:i/>
        </w:rPr>
        <w:t>Genome Announcements</w:t>
      </w:r>
      <w:r>
        <w:t xml:space="preserve"> </w:t>
      </w:r>
      <w:r>
        <w:rPr>
          <w:b/>
        </w:rPr>
        <w:t>3</w:t>
      </w:r>
      <w:r>
        <w:t xml:space="preserve">, e01584-01514 (2015). </w:t>
      </w:r>
    </w:p>
    <w:p w14:paraId="6014AF52" w14:textId="77777777" w:rsidR="00FB6069" w:rsidRPr="00FB6069" w:rsidRDefault="00FB6069" w:rsidP="00FB6069">
      <w:pPr>
        <w:pStyle w:val="EndNoteBibliography"/>
        <w:ind w:left="720" w:hanging="720"/>
      </w:pPr>
      <w:r>
        <w:t>33</w:t>
      </w:r>
      <w:r>
        <w:tab/>
        <w:t>Corvaglia, A. R.</w:t>
      </w:r>
      <w:r>
        <w:rPr>
          <w:i/>
        </w:rPr>
        <w:t xml:space="preserve"> et al.</w:t>
      </w:r>
      <w:r>
        <w:t xml:space="preserve"> A type III-like restriction endonuclease functions as a major barrier to horizontal gene transfer in clinical Staphylococcus aureus strains. </w:t>
      </w:r>
      <w:r>
        <w:rPr>
          <w:i/>
        </w:rPr>
        <w:t>Proceedings of the National Academy of Sciences</w:t>
      </w:r>
      <w:r>
        <w:t xml:space="preserve"> </w:t>
      </w:r>
      <w:r>
        <w:rPr>
          <w:b/>
        </w:rPr>
        <w:t>107</w:t>
      </w:r>
      <w:r>
        <w:t xml:space="preserve">, 11954-11958 (2010). </w:t>
      </w:r>
    </w:p>
    <w:p w14:paraId="181FFCCB" w14:textId="77777777" w:rsidR="00FB6069" w:rsidRPr="00FB6069" w:rsidRDefault="00FB6069" w:rsidP="00FB6069">
      <w:pPr>
        <w:pStyle w:val="EndNoteBibliography"/>
        <w:ind w:left="720" w:hanging="720"/>
      </w:pPr>
      <w:r>
        <w:t>34</w:t>
      </w:r>
      <w:r>
        <w:tab/>
        <w:t xml:space="preserve">Chen, W., Zhang, Y., Yeo, W.-S., Bae, T. &amp; Ji, Q. Rapid and efficient genome editing in Staphylococcus aureus by using an engineered CRISPR/Cas9 system. </w:t>
      </w:r>
      <w:r>
        <w:rPr>
          <w:i/>
        </w:rPr>
        <w:t>Journal of the American Chemical Society</w:t>
      </w:r>
      <w:r>
        <w:t xml:space="preserve"> </w:t>
      </w:r>
      <w:r>
        <w:rPr>
          <w:b/>
        </w:rPr>
        <w:t>139</w:t>
      </w:r>
      <w:r>
        <w:t xml:space="preserve">, 3790-3795 (2017). </w:t>
      </w:r>
    </w:p>
    <w:p w14:paraId="4B9F7EFA" w14:textId="77777777" w:rsidR="00FB6069" w:rsidRPr="00FB6069" w:rsidRDefault="00FB6069" w:rsidP="00FB6069">
      <w:pPr>
        <w:pStyle w:val="EndNoteBibliography"/>
        <w:ind w:left="720" w:hanging="720"/>
      </w:pPr>
      <w:r>
        <w:t>35</w:t>
      </w:r>
      <w:r>
        <w:tab/>
        <w:t xml:space="preserve">Suzuki, T. &amp; Yasui, K. in </w:t>
      </w:r>
      <w:r>
        <w:rPr>
          <w:i/>
        </w:rPr>
        <w:t>Strain engineering: Methods and protocols</w:t>
      </w:r>
      <w:r>
        <w:t xml:space="preserve">     309-326 (Springer, 2011).</w:t>
      </w:r>
    </w:p>
    <w:p w14:paraId="1698A28D" w14:textId="77777777" w:rsidR="00FB6069" w:rsidRPr="00FB6069" w:rsidRDefault="00FB6069" w:rsidP="00FB6069">
      <w:pPr>
        <w:pStyle w:val="EndNoteBibliography"/>
        <w:ind w:left="720" w:hanging="720"/>
      </w:pPr>
      <w:r>
        <w:t>36</w:t>
      </w:r>
      <w:r>
        <w:tab/>
        <w:t xml:space="preserve">Donahue, J. P., Israel, D. A., Peek Jr, R. M., Blaser, M. J. &amp; Miller, G. G. Overcoming the restriction barrier to plasmid transformation of Helicobacter pylori. </w:t>
      </w:r>
      <w:r>
        <w:rPr>
          <w:i/>
        </w:rPr>
        <w:t>Molecular microbiology</w:t>
      </w:r>
      <w:r>
        <w:t xml:space="preserve"> </w:t>
      </w:r>
      <w:r>
        <w:rPr>
          <w:b/>
        </w:rPr>
        <w:t>37</w:t>
      </w:r>
      <w:r>
        <w:t xml:space="preserve">, 1066-1074 (2000). </w:t>
      </w:r>
    </w:p>
    <w:p w14:paraId="362F2B26" w14:textId="77777777" w:rsidR="00FB6069" w:rsidRPr="00FB6069" w:rsidRDefault="00FB6069" w:rsidP="00FB6069">
      <w:pPr>
        <w:pStyle w:val="EndNoteBibliography"/>
        <w:ind w:left="720" w:hanging="720"/>
      </w:pPr>
      <w:r>
        <w:t>37</w:t>
      </w:r>
      <w:r>
        <w:tab/>
        <w:t>Zhao, H.</w:t>
      </w:r>
      <w:r>
        <w:rPr>
          <w:i/>
        </w:rPr>
        <w:t xml:space="preserve"> et al.</w:t>
      </w:r>
      <w:r>
        <w:t xml:space="preserve"> Application of methylation in improving plasmid transformation into Helicobacter pylori. </w:t>
      </w:r>
      <w:r>
        <w:rPr>
          <w:i/>
        </w:rPr>
        <w:t>Journal of microbiological methods</w:t>
      </w:r>
      <w:r>
        <w:t xml:space="preserve"> </w:t>
      </w:r>
      <w:r>
        <w:rPr>
          <w:b/>
        </w:rPr>
        <w:t>150</w:t>
      </w:r>
      <w:r>
        <w:t xml:space="preserve">, 18-23 (2018). </w:t>
      </w:r>
    </w:p>
    <w:p w14:paraId="1D51E3F7" w14:textId="77777777" w:rsidR="00FB6069" w:rsidRPr="00FB6069" w:rsidRDefault="00FB6069" w:rsidP="00FB6069">
      <w:pPr>
        <w:pStyle w:val="EndNoteBibliography"/>
        <w:ind w:left="720" w:hanging="720"/>
      </w:pPr>
      <w:r>
        <w:t>38</w:t>
      </w:r>
      <w:r>
        <w:tab/>
        <w:t xml:space="preserve">Groot, M. N., Nieboer, F. &amp; Abee, T. Enhanced transformation efficiency of recalcitrant Bacillus cereus and Bacillus weihenstephanensis isolates upon in vitro methylation of plasmid DNA. </w:t>
      </w:r>
      <w:r>
        <w:rPr>
          <w:i/>
        </w:rPr>
        <w:t>Applied and environmental microbiology</w:t>
      </w:r>
      <w:r>
        <w:t xml:space="preserve"> </w:t>
      </w:r>
      <w:r>
        <w:rPr>
          <w:b/>
        </w:rPr>
        <w:t>74</w:t>
      </w:r>
      <w:r>
        <w:t xml:space="preserve">, 7817-7820 (2008). </w:t>
      </w:r>
    </w:p>
    <w:p w14:paraId="7F83652D" w14:textId="77777777" w:rsidR="00FB6069" w:rsidRPr="00FB6069" w:rsidRDefault="00FB6069" w:rsidP="00FB6069">
      <w:pPr>
        <w:pStyle w:val="EndNoteBibliography"/>
        <w:ind w:left="720" w:hanging="720"/>
      </w:pPr>
      <w:r>
        <w:t>39</w:t>
      </w:r>
      <w:r>
        <w:tab/>
        <w:t>Vento, J. M.</w:t>
      </w:r>
      <w:r>
        <w:rPr>
          <w:i/>
        </w:rPr>
        <w:t xml:space="preserve"> et al.</w:t>
      </w:r>
      <w:r>
        <w:t xml:space="preserve"> A cell-free transcription-translation pipeline for recreating methylation patterns boosts DNA transformation in bacteria. </w:t>
      </w:r>
      <w:r>
        <w:rPr>
          <w:i/>
        </w:rPr>
        <w:t>Molecular Cell</w:t>
      </w:r>
      <w:r>
        <w:t xml:space="preserve"> </w:t>
      </w:r>
      <w:r>
        <w:rPr>
          <w:b/>
        </w:rPr>
        <w:t>84</w:t>
      </w:r>
      <w:r>
        <w:t xml:space="preserve">, 2785-2796. e2784 (2024). </w:t>
      </w:r>
    </w:p>
    <w:p w14:paraId="5ABE8509" w14:textId="77777777" w:rsidR="00FB6069" w:rsidRPr="00FB6069" w:rsidRDefault="00FB6069" w:rsidP="00FB6069">
      <w:pPr>
        <w:pStyle w:val="EndNoteBibliography"/>
        <w:ind w:left="720" w:hanging="720"/>
      </w:pPr>
      <w:r>
        <w:t>40</w:t>
      </w:r>
      <w:r>
        <w:tab/>
        <w:t xml:space="preserve">Johnston, C., Martin, B., Fichant, G., Polard, P. &amp; Claverys, J.-P. Bacterial transformation: distribution, shared mechanisms and divergent control. </w:t>
      </w:r>
      <w:r>
        <w:rPr>
          <w:i/>
        </w:rPr>
        <w:t>Nature Reviews Microbiology</w:t>
      </w:r>
      <w:r>
        <w:t xml:space="preserve"> </w:t>
      </w:r>
      <w:r>
        <w:rPr>
          <w:b/>
        </w:rPr>
        <w:t>12</w:t>
      </w:r>
      <w:r>
        <w:t xml:space="preserve">, 181-196 (2014). </w:t>
      </w:r>
    </w:p>
    <w:p w14:paraId="2E0312CD" w14:textId="77777777" w:rsidR="00FB6069" w:rsidRPr="00FB6069" w:rsidRDefault="00FB6069" w:rsidP="00FB6069">
      <w:pPr>
        <w:pStyle w:val="EndNoteBibliography"/>
        <w:ind w:left="720" w:hanging="720"/>
      </w:pPr>
      <w:r>
        <w:t>41</w:t>
      </w:r>
      <w:r>
        <w:tab/>
        <w:t xml:space="preserve">Del Solar, G., Giraldo, R., Ruiz-Echevarría, M. J., Espinosa, M. &amp; Díaz-Orejas, R. Replication and control of circular bacterial plasmids. </w:t>
      </w:r>
      <w:r>
        <w:rPr>
          <w:i/>
        </w:rPr>
        <w:t>Microbiology and molecular biology reviews</w:t>
      </w:r>
      <w:r>
        <w:t xml:space="preserve"> </w:t>
      </w:r>
      <w:r>
        <w:rPr>
          <w:b/>
        </w:rPr>
        <w:t>62</w:t>
      </w:r>
      <w:r>
        <w:t xml:space="preserve">, 434-464 (1998). </w:t>
      </w:r>
    </w:p>
    <w:p w14:paraId="538A3CF2" w14:textId="77777777" w:rsidR="00FB6069" w:rsidRPr="00FB6069" w:rsidRDefault="00FB6069" w:rsidP="00FB6069">
      <w:pPr>
        <w:pStyle w:val="EndNoteBibliography"/>
        <w:ind w:left="720" w:hanging="720"/>
      </w:pPr>
      <w:r>
        <w:t>42</w:t>
      </w:r>
      <w:r>
        <w:tab/>
        <w:t xml:space="preserve">Bernheim, A. &amp; Sorek, R. The pan-immune system of bacteria: antiviral defence as a community resource. </w:t>
      </w:r>
      <w:r>
        <w:rPr>
          <w:i/>
        </w:rPr>
        <w:t>Nature reviews microbiology</w:t>
      </w:r>
      <w:r>
        <w:t xml:space="preserve"> </w:t>
      </w:r>
      <w:r>
        <w:rPr>
          <w:b/>
        </w:rPr>
        <w:t>18</w:t>
      </w:r>
      <w:r>
        <w:t xml:space="preserve">, 113-119 (2020). </w:t>
      </w:r>
    </w:p>
    <w:p w14:paraId="7C4CFFB3" w14:textId="77777777" w:rsidR="00FB6069" w:rsidRPr="00FB6069" w:rsidRDefault="00FB6069" w:rsidP="00FB6069">
      <w:pPr>
        <w:pStyle w:val="EndNoteBibliography"/>
        <w:ind w:left="720" w:hanging="720"/>
      </w:pPr>
      <w:r>
        <w:t>43</w:t>
      </w:r>
      <w:r>
        <w:tab/>
        <w:t xml:space="preserve">Thomas, C. M. &amp; Nielsen, K. M. Mechanisms of, and barriers to, horizontal gene transfer between bacteria. </w:t>
      </w:r>
      <w:r>
        <w:rPr>
          <w:i/>
        </w:rPr>
        <w:t>Nature reviews microbiology</w:t>
      </w:r>
      <w:r>
        <w:t xml:space="preserve"> </w:t>
      </w:r>
      <w:r>
        <w:rPr>
          <w:b/>
        </w:rPr>
        <w:t>3</w:t>
      </w:r>
      <w:r>
        <w:t xml:space="preserve">, 711-721 (2005). </w:t>
      </w:r>
    </w:p>
    <w:p w14:paraId="14799CE4" w14:textId="77777777" w:rsidR="00FB6069" w:rsidRPr="00FB6069" w:rsidRDefault="00FB6069" w:rsidP="00FB6069">
      <w:pPr>
        <w:pStyle w:val="EndNoteBibliography"/>
        <w:ind w:left="720" w:hanging="720"/>
      </w:pPr>
      <w:r>
        <w:t>44</w:t>
      </w:r>
      <w:r>
        <w:tab/>
        <w:t xml:space="preserve">Pinto, U. M., Pappas, K. M. &amp; Winans, S. C. The ABCs of plasmid replication and segregation. </w:t>
      </w:r>
      <w:r>
        <w:rPr>
          <w:i/>
        </w:rPr>
        <w:t>Nature Reviews Microbiology</w:t>
      </w:r>
      <w:r>
        <w:t xml:space="preserve"> </w:t>
      </w:r>
      <w:r>
        <w:rPr>
          <w:b/>
        </w:rPr>
        <w:t>10</w:t>
      </w:r>
      <w:r>
        <w:t xml:space="preserve">, 755-765 (2012). </w:t>
      </w:r>
    </w:p>
    <w:p w14:paraId="38EF61A4" w14:textId="30FA7C26" w:rsidR="001C3442" w:rsidRPr="00C85136" w:rsidRDefault="008A7648" w:rsidP="0041358E">
      <w:pPr>
        <w:spacing w:after="240"/>
        <w:jc w:val="both"/>
      </w:pPr>
      <w:r>
        <w:fldChar w:fldCharType="end"/>
      </w:r>
    </w:p>
    <w:sectPr w:rsidR="001C3442" w:rsidRPr="00C85136" w:rsidSect="00BC2C44">
      <w:headerReference w:type="default" r:id="rId18"/>
      <w:footerReference w:type="default" r:id="rId19"/>
      <w:pgSz w:w="11909" w:h="16834"/>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1" w:author="Bouzek,Heather K" w:date="2026-08-20T12:43:00Z" w:initials="HB">
    <w:p w14:paraId="5FF7873B" w14:textId="77777777" w:rsidR="008D5F35" w:rsidRDefault="008D5F35" w:rsidP="008D5F35">
      <w:r>
        <w:rPr>
          <w:rStyle w:val="CommentReference"/>
        </w:rPr>
        <w:annotationRef/>
      </w:r>
      <w:r>
        <w:rPr>
          <w:sz w:val="20"/>
          <w:szCs w:val="20"/>
        </w:rPr>
        <w:t>I added, but endnote not mine, so not updating</w:t>
      </w:r>
    </w:p>
  </w:comment>
  <w:comment w:id="316" w:author="Bouzek,Heather K" w:date="2026-08-24T12:39:00Z" w:initials="HB">
    <w:p w14:paraId="3A208858" w14:textId="77777777" w:rsidR="00B52BF6" w:rsidRDefault="00B52BF6" w:rsidP="00B52BF6">
      <w:r>
        <w:rPr>
          <w:rStyle w:val="CommentReference"/>
        </w:rPr>
        <w:annotationRef/>
      </w:r>
      <w:r>
        <w:rPr>
          <w:sz w:val="20"/>
          <w:szCs w:val="20"/>
        </w:rPr>
        <w:t xml:space="preserve">Valentin Zulkower, Susan Rosser, DNA Chisel, a versatile sequence optimizer, Bioinformatics, Volume 36, Issue 16, August 2020, Pages 4508–4509, </w:t>
      </w:r>
      <w:hyperlink r:id="rId1" w:history="1">
        <w:r w:rsidRPr="006972AE">
          <w:rPr>
            <w:rStyle w:val="Hyperlink"/>
            <w:sz w:val="20"/>
            <w:szCs w:val="20"/>
          </w:rPr>
          <w:t>https://doi.org/10.1093/bioinformatics/btaa558</w:t>
        </w:r>
      </w:hyperlink>
    </w:p>
  </w:comment>
  <w:comment w:id="1098" w:author="Johnston,Christopher D" w:date="2026-06-24T15:58:00Z" w:initials="CJ">
    <w:p w14:paraId="10F55E1F" w14:textId="77777777" w:rsidR="00AF6EC6" w:rsidRDefault="00AF6EC6" w:rsidP="00AF6EC6">
      <w:pPr>
        <w:pStyle w:val="CommentText"/>
      </w:pPr>
      <w:r>
        <w:rPr>
          <w:rStyle w:val="CommentReference"/>
        </w:rPr>
        <w:annotationRef/>
      </w:r>
      <w:r>
        <w:t>Placeholder</w:t>
      </w:r>
    </w:p>
  </w:comment>
  <w:comment w:id="1105" w:author="Bouzek,Heather K" w:date="2026-08-20T12:44:00Z" w:initials="HB">
    <w:p w14:paraId="1D3BD21E" w14:textId="77777777" w:rsidR="00A544B0" w:rsidRDefault="00A544B0" w:rsidP="00A544B0">
      <w:r>
        <w:rPr>
          <w:rStyle w:val="CommentReference"/>
        </w:rPr>
        <w:annotationRef/>
      </w:r>
      <w:r>
        <w:rPr>
          <w:sz w:val="20"/>
          <w:szCs w:val="20"/>
        </w:rPr>
        <w:t>citation?</w:t>
      </w:r>
    </w:p>
  </w:comment>
  <w:comment w:id="1117" w:author="Johnston,Christopher D" w:date="2026-06-24T15:59:00Z" w:initials="CJ">
    <w:p w14:paraId="0E509EB3" w14:textId="77777777" w:rsidR="00AF6EC6" w:rsidRDefault="00AF6EC6" w:rsidP="00AF6EC6">
      <w:pPr>
        <w:pStyle w:val="CommentText"/>
      </w:pPr>
      <w:r>
        <w:rPr>
          <w:rStyle w:val="CommentReference"/>
        </w:rPr>
        <w:annotationRef/>
      </w:r>
      <w:r>
        <w:t xml:space="preserve">We need to complete this. </w:t>
      </w:r>
    </w:p>
  </w:comment>
  <w:comment w:id="1121" w:author="Johnston PhD, Christopher D" w:date="2023-07-13T13:40:00Z" w:initials="">
    <w:p w14:paraId="434FB938" w14:textId="3DC00713" w:rsidR="001C3442" w:rsidRDefault="000C4436">
      <w:pPr>
        <w:widowControl w:val="0"/>
        <w:pBdr>
          <w:top w:val="nil"/>
          <w:left w:val="nil"/>
          <w:bottom w:val="nil"/>
          <w:right w:val="nil"/>
          <w:between w:val="nil"/>
        </w:pBdr>
        <w:spacing w:line="240" w:lineRule="auto"/>
        <w:rPr>
          <w:color w:val="000000"/>
        </w:rPr>
      </w:pPr>
      <w:r>
        <w:rPr>
          <w:rStyle w:val="CommentReference"/>
        </w:rPr>
        <w:annotationRef/>
      </w:r>
      <w:r w:rsidR="007F153B">
        <w:rPr>
          <w:color w:val="000000"/>
        </w:rPr>
        <w:t>https://karger.com/jin/article-pdf/2/6/546/3024055/000319855.pdf</w:t>
      </w:r>
    </w:p>
  </w:comment>
  <w:comment w:id="1123" w:author="Johnston PhD, Christopher D" w:date="2023-07-13T13:40:00Z" w:initials="">
    <w:p w14:paraId="64817EA5" w14:textId="77777777" w:rsidR="001C3442" w:rsidRDefault="000C4436">
      <w:pPr>
        <w:widowControl w:val="0"/>
        <w:pBdr>
          <w:top w:val="nil"/>
          <w:left w:val="nil"/>
          <w:bottom w:val="nil"/>
          <w:right w:val="nil"/>
          <w:between w:val="nil"/>
        </w:pBdr>
        <w:spacing w:line="240" w:lineRule="auto"/>
        <w:rPr>
          <w:color w:val="000000"/>
        </w:rPr>
      </w:pPr>
      <w:r>
        <w:rPr>
          <w:rStyle w:val="CommentReference"/>
        </w:rPr>
        <w:annotationRef/>
      </w:r>
      <w:r w:rsidR="007F153B">
        <w:rPr>
          <w:color w:val="000000"/>
        </w:rPr>
        <w:t>https://journals.asm.org/doi/full/10.1128/iai.01418-15</w:t>
      </w:r>
    </w:p>
  </w:comment>
  <w:comment w:id="1126" w:author="Johnston PhD, Christopher D" w:date="2023-07-13T13:41:00Z" w:initials="">
    <w:p w14:paraId="56E46FF5" w14:textId="77777777" w:rsidR="001C3442" w:rsidRDefault="000C4436">
      <w:pPr>
        <w:widowControl w:val="0"/>
        <w:pBdr>
          <w:top w:val="nil"/>
          <w:left w:val="nil"/>
          <w:bottom w:val="nil"/>
          <w:right w:val="nil"/>
          <w:between w:val="nil"/>
        </w:pBdr>
        <w:spacing w:line="240" w:lineRule="auto"/>
        <w:rPr>
          <w:color w:val="000000"/>
        </w:rPr>
      </w:pPr>
      <w:r>
        <w:rPr>
          <w:rStyle w:val="CommentReference"/>
        </w:rPr>
        <w:annotationRef/>
      </w:r>
      <w:r w:rsidR="007F153B">
        <w:rPr>
          <w:color w:val="000000"/>
        </w:rPr>
        <w:t>https://www.pnas.org/doi/10.1073/pnas.0404728101</w:t>
      </w:r>
    </w:p>
  </w:comment>
  <w:comment w:id="1131" w:author="Johnston PhD, Christopher D" w:date="2023-07-13T13:41:00Z" w:initials="">
    <w:p w14:paraId="14A7F90D" w14:textId="77777777" w:rsidR="001C3442" w:rsidRDefault="000C4436">
      <w:pPr>
        <w:widowControl w:val="0"/>
        <w:pBdr>
          <w:top w:val="nil"/>
          <w:left w:val="nil"/>
          <w:bottom w:val="nil"/>
          <w:right w:val="nil"/>
          <w:between w:val="nil"/>
        </w:pBdr>
        <w:spacing w:line="240" w:lineRule="auto"/>
        <w:rPr>
          <w:color w:val="000000"/>
        </w:rPr>
      </w:pPr>
      <w:r>
        <w:rPr>
          <w:rStyle w:val="CommentReference"/>
        </w:rPr>
        <w:annotationRef/>
      </w:r>
      <w:r w:rsidR="007F153B">
        <w:rPr>
          <w:color w:val="000000"/>
        </w:rPr>
        <w:t>https://journals.plos.org/plospathogens/article?id=10.1371/journal.ppat.1006907#sec011</w:t>
      </w:r>
    </w:p>
  </w:comment>
  <w:comment w:id="1156" w:author="Bouzek,Heather K" w:date="2026-08-23T19:43:00Z" w:initials="HB">
    <w:p w14:paraId="2B818EE2" w14:textId="77777777" w:rsidR="00FE0003" w:rsidRDefault="00FE0003" w:rsidP="00FE0003">
      <w:r>
        <w:rPr>
          <w:rStyle w:val="CommentReference"/>
        </w:rPr>
        <w:annotationRef/>
      </w:r>
      <w:r>
        <w:rPr>
          <w:sz w:val="20"/>
          <w:szCs w:val="20"/>
        </w:rPr>
        <w:t>Roberts</w:t>
      </w:r>
    </w:p>
  </w:comment>
  <w:comment w:id="1158" w:author="Bouzek,Heather K" w:date="2026-08-23T19:44:00Z" w:initials="HB">
    <w:p w14:paraId="1BD6AE03" w14:textId="77777777" w:rsidR="00FE0003" w:rsidRDefault="00FE0003" w:rsidP="00FE0003">
      <w:r>
        <w:rPr>
          <w:rStyle w:val="CommentReference"/>
        </w:rPr>
        <w:annotationRef/>
      </w:r>
      <w:r>
        <w:rPr>
          <w:b/>
          <w:bCs/>
          <w:color w:val="262626"/>
          <w:sz w:val="20"/>
          <w:szCs w:val="20"/>
        </w:rPr>
        <w:t>Discovering methylated DNA motifs in bacterial nanopore sequencing data with MIJAMP</w:t>
      </w:r>
    </w:p>
    <w:p w14:paraId="15DE712C" w14:textId="77777777" w:rsidR="00FE0003" w:rsidRDefault="00FE0003" w:rsidP="00FE0003"/>
    <w:p w14:paraId="11A874C9" w14:textId="77777777" w:rsidR="00FE0003" w:rsidRDefault="00FE0003" w:rsidP="00FE0003">
      <w:r>
        <w:rPr>
          <w:color w:val="262626"/>
          <w:sz w:val="20"/>
          <w:szCs w:val="20"/>
        </w:rPr>
        <w:t>A. K. Tidwell, E. Faust, C. A. Eckert, A. M. Guss and W. G. Alexander</w:t>
      </w:r>
    </w:p>
    <w:p w14:paraId="069507A8" w14:textId="77777777" w:rsidR="00FE0003" w:rsidRDefault="00FE0003" w:rsidP="00FE0003"/>
    <w:p w14:paraId="1E537A32" w14:textId="77777777" w:rsidR="00FE0003" w:rsidRDefault="00FE0003" w:rsidP="00FE0003">
      <w:r>
        <w:rPr>
          <w:color w:val="262626"/>
          <w:sz w:val="20"/>
          <w:szCs w:val="20"/>
        </w:rPr>
        <w:t xml:space="preserve">J Ind Microbiol Biotechnol 2024 Vol. 52 </w:t>
      </w:r>
    </w:p>
    <w:p w14:paraId="0383928E" w14:textId="77777777" w:rsidR="00FE0003" w:rsidRDefault="00FE0003" w:rsidP="00FE0003"/>
    <w:p w14:paraId="699A0283" w14:textId="77777777" w:rsidR="00FE0003" w:rsidRDefault="00FE0003" w:rsidP="00FE0003">
      <w:r>
        <w:rPr>
          <w:color w:val="262626"/>
          <w:sz w:val="20"/>
          <w:szCs w:val="20"/>
        </w:rPr>
        <w:t>Accession Number: 40699189 PMCID: PMC12320774 DOI: 10.1093/jimb/kuaf022</w:t>
      </w:r>
    </w:p>
    <w:p w14:paraId="545F4CE1" w14:textId="77777777" w:rsidR="00FE0003" w:rsidRDefault="00FE0003" w:rsidP="00FE0003"/>
    <w:p w14:paraId="7139E800" w14:textId="77777777" w:rsidR="00FE0003" w:rsidRDefault="00FE0003" w:rsidP="00FE0003">
      <w:hyperlink r:id="rId2" w:history="1">
        <w:r w:rsidRPr="00F5649B">
          <w:rPr>
            <w:rStyle w:val="Hyperlink"/>
            <w:sz w:val="20"/>
            <w:szCs w:val="20"/>
          </w:rPr>
          <w:t>https://www.ncbi.nlm.nih.gov/pubmed/40699189</w:t>
        </w:r>
      </w:hyperlink>
    </w:p>
  </w:comment>
  <w:comment w:id="1164" w:author="Johnston,Christopher D" w:date="2026-06-24T15:59:00Z" w:initials="CJ">
    <w:p w14:paraId="7FD743E3" w14:textId="77777777" w:rsidR="00AF6EC6" w:rsidRDefault="00AF6EC6" w:rsidP="00AF6EC6">
      <w:pPr>
        <w:pStyle w:val="CommentText"/>
      </w:pPr>
      <w:r>
        <w:rPr>
          <w:rStyle w:val="CommentReference"/>
        </w:rPr>
        <w:annotationRef/>
      </w:r>
      <w:r>
        <w:t>Need to update this extensively with Heather</w:t>
      </w:r>
    </w:p>
  </w:comment>
  <w:comment w:id="1199" w:author="Zepeda Rivera,Martha" w:date="2026-06-11T11:53:00Z" w:initials="ZR">
    <w:p w14:paraId="70D088EB" w14:textId="6E813A6C" w:rsidR="00536787" w:rsidRDefault="00536787">
      <w:pPr>
        <w:pStyle w:val="CommentText"/>
      </w:pPr>
      <w:r>
        <w:rPr>
          <w:rStyle w:val="CommentReference"/>
        </w:rPr>
        <w:annotationRef/>
      </w:r>
      <w:r w:rsidRPr="6EC9A3FF">
        <w:t>Assuming other species followed this same protocol, tried to adapt to fit all</w:t>
      </w:r>
    </w:p>
  </w:comment>
  <w:comment w:id="1202" w:author="Martha Zepeda" w:date="2025-11-07T22:06:00Z" w:initials="">
    <w:p w14:paraId="212A6FF4" w14:textId="77777777" w:rsidR="00FF1F1C" w:rsidRDefault="00FF1F1C">
      <w:pPr>
        <w:widowControl w:val="0"/>
        <w:pBdr>
          <w:top w:val="nil"/>
          <w:left w:val="nil"/>
          <w:bottom w:val="nil"/>
          <w:right w:val="nil"/>
          <w:between w:val="nil"/>
        </w:pBdr>
        <w:spacing w:line="240" w:lineRule="auto"/>
        <w:rPr>
          <w:color w:val="000000"/>
        </w:rPr>
      </w:pPr>
      <w:r>
        <w:rPr>
          <w:rStyle w:val="CommentReference"/>
        </w:rPr>
        <w:annotationRef/>
      </w:r>
      <w:r>
        <w:rPr>
          <w:color w:val="000000"/>
        </w:rPr>
        <w:t>Who has these primer sequences?</w:t>
      </w:r>
    </w:p>
  </w:comment>
  <w:comment w:id="1203" w:author="Martha Zepeda" w:date="2025-11-07T22:07:00Z" w:initials="">
    <w:p w14:paraId="741594DE" w14:textId="77777777" w:rsidR="00FF1F1C" w:rsidRDefault="00FF1F1C">
      <w:pPr>
        <w:widowControl w:val="0"/>
        <w:pBdr>
          <w:top w:val="nil"/>
          <w:left w:val="nil"/>
          <w:bottom w:val="nil"/>
          <w:right w:val="nil"/>
          <w:between w:val="nil"/>
        </w:pBdr>
        <w:spacing w:line="240" w:lineRule="auto"/>
        <w:rPr>
          <w:color w:val="000000"/>
        </w:rPr>
      </w:pPr>
      <w:r>
        <w:rPr>
          <w:rStyle w:val="CommentReference"/>
        </w:rPr>
        <w:annotationRef/>
      </w:r>
      <w:r>
        <w:rPr>
          <w:color w:val="000000"/>
        </w:rPr>
        <w:t>PMID: 31097593</w:t>
      </w:r>
    </w:p>
  </w:comment>
  <w:comment w:id="1205" w:author="Gianmarco Piccinno" w:date="2025-10-27T13:25:00Z" w:initials="">
    <w:p w14:paraId="4995B0FB" w14:textId="77777777" w:rsidR="001C3442" w:rsidRDefault="000C4436">
      <w:pPr>
        <w:widowControl w:val="0"/>
        <w:pBdr>
          <w:top w:val="nil"/>
          <w:left w:val="nil"/>
          <w:bottom w:val="nil"/>
          <w:right w:val="nil"/>
          <w:between w:val="nil"/>
        </w:pBdr>
        <w:spacing w:line="240" w:lineRule="auto"/>
        <w:rPr>
          <w:color w:val="000000"/>
        </w:rPr>
      </w:pPr>
      <w:r>
        <w:rPr>
          <w:rStyle w:val="CommentReference"/>
        </w:rPr>
        <w:annotationRef/>
      </w:r>
      <w:r w:rsidR="007F153B">
        <w:rPr>
          <w:color w:val="000000"/>
        </w:rPr>
        <w:t>https://academic.oup.com/nar/advance-article/doi/10.1093/nar/gkad452/7186992</w:t>
      </w:r>
    </w:p>
  </w:comment>
  <w:comment w:id="1206" w:author="Bouzek,Heather K" w:date="2026-08-31T11:53:00Z" w:initials="HB">
    <w:p w14:paraId="57FD54D3" w14:textId="77777777" w:rsidR="00F1619E" w:rsidRDefault="00F1619E" w:rsidP="00F1619E">
      <w:r>
        <w:rPr>
          <w:rStyle w:val="CommentReference"/>
        </w:rPr>
        <w:annotationRef/>
      </w:r>
      <w:r>
        <w:rPr>
          <w:sz w:val="20"/>
          <w:szCs w:val="20"/>
        </w:rPr>
        <w:t>The R code must be added to the  repo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FF7873B" w15:done="0"/>
  <w15:commentEx w15:paraId="3A208858" w15:done="0"/>
  <w15:commentEx w15:paraId="10F55E1F" w15:done="0"/>
  <w15:commentEx w15:paraId="1D3BD21E" w15:done="0"/>
  <w15:commentEx w15:paraId="0E509EB3" w15:done="0"/>
  <w15:commentEx w15:paraId="434FB938" w15:done="0"/>
  <w15:commentEx w15:paraId="64817EA5" w15:done="0"/>
  <w15:commentEx w15:paraId="56E46FF5" w15:done="0"/>
  <w15:commentEx w15:paraId="14A7F90D" w15:done="0"/>
  <w15:commentEx w15:paraId="2B818EE2" w15:done="0"/>
  <w15:commentEx w15:paraId="7139E800" w15:done="0"/>
  <w15:commentEx w15:paraId="7FD743E3" w15:done="0"/>
  <w15:commentEx w15:paraId="70D088EB" w15:done="0"/>
  <w15:commentEx w15:paraId="212A6FF4" w15:done="0"/>
  <w15:commentEx w15:paraId="741594DE" w15:done="0"/>
  <w15:commentEx w15:paraId="4995B0FB" w15:done="0"/>
  <w15:commentEx w15:paraId="57FD54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2FF7DBF" w16cex:dateUtc="2026-08-20T17:43:00Z"/>
  <w16cex:commentExtensible w16cex:durableId="55064664" w16cex:dateUtc="2026-08-24T17:39:00Z"/>
  <w16cex:commentExtensible w16cex:durableId="27BF76D7" w16cex:dateUtc="2026-06-24T20:58:00Z"/>
  <w16cex:commentExtensible w16cex:durableId="05B1B137" w16cex:dateUtc="2026-08-20T17:44:00Z"/>
  <w16cex:commentExtensible w16cex:durableId="31A42F08" w16cex:dateUtc="2026-06-24T20:59:00Z"/>
  <w16cex:commentExtensible w16cex:durableId="4913B1BE" w16cex:dateUtc="2026-08-24T00:43:00Z"/>
  <w16cex:commentExtensible w16cex:durableId="0DA830AA" w16cex:dateUtc="2026-08-24T00:44:00Z"/>
  <w16cex:commentExtensible w16cex:durableId="1C00C750" w16cex:dateUtc="2026-06-24T20:59:00Z"/>
  <w16cex:commentExtensible w16cex:durableId="7ABD8EFB" w16cex:dateUtc="2026-06-11T16:53:00Z"/>
  <w16cex:commentExtensible w16cex:durableId="4571DDCC" w16cex:dateUtc="2026-08-31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FF7873B" w16cid:durableId="72FF7DBF"/>
  <w16cid:commentId w16cid:paraId="3A208858" w16cid:durableId="55064664"/>
  <w16cid:commentId w16cid:paraId="10F55E1F" w16cid:durableId="27BF76D7"/>
  <w16cid:commentId w16cid:paraId="1D3BD21E" w16cid:durableId="05B1B137"/>
  <w16cid:commentId w16cid:paraId="0E509EB3" w16cid:durableId="31A42F08"/>
  <w16cid:commentId w16cid:paraId="434FB938" w16cid:durableId="298AB651"/>
  <w16cid:commentId w16cid:paraId="64817EA5" w16cid:durableId="1C75F0E1"/>
  <w16cid:commentId w16cid:paraId="56E46FF5" w16cid:durableId="218A04BB"/>
  <w16cid:commentId w16cid:paraId="14A7F90D" w16cid:durableId="443C986D"/>
  <w16cid:commentId w16cid:paraId="2B818EE2" w16cid:durableId="4913B1BE"/>
  <w16cid:commentId w16cid:paraId="7139E800" w16cid:durableId="0DA830AA"/>
  <w16cid:commentId w16cid:paraId="7FD743E3" w16cid:durableId="1C00C750"/>
  <w16cid:commentId w16cid:paraId="70D088EB" w16cid:durableId="7ABD8EFB"/>
  <w16cid:commentId w16cid:paraId="212A6FF4" w16cid:durableId="06F5167E"/>
  <w16cid:commentId w16cid:paraId="741594DE" w16cid:durableId="68CD7EBB"/>
  <w16cid:commentId w16cid:paraId="4995B0FB" w16cid:durableId="284C6A07"/>
  <w16cid:commentId w16cid:paraId="57FD54D3" w16cid:durableId="4571DD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2DFA04" w14:textId="77777777" w:rsidR="007961FC" w:rsidRDefault="007961FC">
      <w:pPr>
        <w:spacing w:line="240" w:lineRule="auto"/>
      </w:pPr>
      <w:r>
        <w:separator/>
      </w:r>
    </w:p>
  </w:endnote>
  <w:endnote w:type="continuationSeparator" w:id="0">
    <w:p w14:paraId="35D1FEC1" w14:textId="77777777" w:rsidR="007961FC" w:rsidRDefault="007961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1D6704B-B2E8-9244-B8D9-2F51600DC1EC}"/>
    <w:embedBold r:id="rId2" w:fontKey="{4220BD49-BA2A-A547-9981-00B248ABFB37}"/>
    <w:embedItalic r:id="rId3" w:fontKey="{11EE0353-F8A4-6E43-997A-679E64C75926}"/>
    <w:embedBoldItalic r:id="rId4" w:fontKey="{6B1940E2-E8AB-5240-B5A1-90D1B9866CA4}"/>
  </w:font>
  <w:font w:name="Arial">
    <w:panose1 w:val="020B0604020202020204"/>
    <w:charset w:val="00"/>
    <w:family w:val="swiss"/>
    <w:pitch w:val="variable"/>
    <w:sig w:usb0="E0002AFF" w:usb1="C0007843" w:usb2="00000009" w:usb3="00000000" w:csb0="000001FF" w:csb1="00000000"/>
    <w:embedRegular r:id="rId5" w:fontKey="{40009B30-0281-9B4A-A18F-1490C4206D48}"/>
    <w:embedBold r:id="rId6" w:fontKey="{97CFB834-54F8-A045-B6BF-4B44878F5DE5}"/>
    <w:embedItalic r:id="rId7" w:fontKey="{D3A0DDFB-09D9-3B43-B3B7-AE4BE63B75BF}"/>
  </w:font>
  <w:font w:name="Cambria Math">
    <w:panose1 w:val="02040503050406030204"/>
    <w:charset w:val="00"/>
    <w:family w:val="roman"/>
    <w:pitch w:val="variable"/>
    <w:sig w:usb0="E00002FF" w:usb1="420024FF" w:usb2="00000000" w:usb3="00000000" w:csb0="0000019F" w:csb1="00000000"/>
    <w:embedRegular r:id="rId8" w:fontKey="{6E64AB40-2555-624A-AE26-A3C5A9EFD32F}"/>
    <w:embedItalic r:id="rId9" w:fontKey="{09992E96-C5CE-6445-B44D-246D6EEE718B}"/>
  </w:font>
  <w:font w:name="Calibri">
    <w:panose1 w:val="020F0502020204030204"/>
    <w:charset w:val="00"/>
    <w:family w:val="swiss"/>
    <w:pitch w:val="variable"/>
    <w:sig w:usb0="E0002AFF" w:usb1="C000ACFF" w:usb2="00000009" w:usb3="00000000" w:csb0="000001FF" w:csb1="00000000"/>
    <w:embedRegular r:id="rId10" w:fontKey="{40832536-46DC-E54E-9401-F1E1CE03ECD6}"/>
  </w:font>
  <w:font w:name="Cambria">
    <w:panose1 w:val="02040503050406030204"/>
    <w:charset w:val="00"/>
    <w:family w:val="roman"/>
    <w:pitch w:val="variable"/>
    <w:sig w:usb0="E00002FF" w:usb1="400004FF" w:usb2="00000000" w:usb3="00000000" w:csb0="0000019F" w:csb1="00000000"/>
    <w:embedRegular r:id="rId11" w:fontKey="{218E5CBD-083A-0A4B-8208-9EC6808C6F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9F885" w14:textId="77777777" w:rsidR="001C3442" w:rsidRDefault="001C3442">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33AD44" w14:textId="77777777" w:rsidR="007961FC" w:rsidRDefault="007961FC">
      <w:pPr>
        <w:spacing w:line="240" w:lineRule="auto"/>
      </w:pPr>
      <w:r>
        <w:separator/>
      </w:r>
    </w:p>
  </w:footnote>
  <w:footnote w:type="continuationSeparator" w:id="0">
    <w:p w14:paraId="125065C3" w14:textId="77777777" w:rsidR="007961FC" w:rsidRDefault="007961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8F726" w14:textId="77777777" w:rsidR="001C3442" w:rsidRDefault="001C3442">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64279"/>
    <w:multiLevelType w:val="multilevel"/>
    <w:tmpl w:val="DDDCDA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530FD5"/>
    <w:multiLevelType w:val="multilevel"/>
    <w:tmpl w:val="24A65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8E66E5"/>
    <w:multiLevelType w:val="multilevel"/>
    <w:tmpl w:val="3C2CB8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C53DAC"/>
    <w:multiLevelType w:val="multilevel"/>
    <w:tmpl w:val="4D3C7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2A2D28"/>
    <w:multiLevelType w:val="multilevel"/>
    <w:tmpl w:val="0F66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A64CE6"/>
    <w:multiLevelType w:val="multilevel"/>
    <w:tmpl w:val="C360E91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AD0E90"/>
    <w:multiLevelType w:val="multilevel"/>
    <w:tmpl w:val="9F0E50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E93FDE"/>
    <w:multiLevelType w:val="multilevel"/>
    <w:tmpl w:val="EA100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50EC2BDB"/>
    <w:multiLevelType w:val="multilevel"/>
    <w:tmpl w:val="75583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15:restartNumberingAfterBreak="0">
    <w:nsid w:val="6ECF3A83"/>
    <w:multiLevelType w:val="multilevel"/>
    <w:tmpl w:val="0A468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15:restartNumberingAfterBreak="0">
    <w:nsid w:val="76DF2DEC"/>
    <w:multiLevelType w:val="multilevel"/>
    <w:tmpl w:val="01660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82502464">
    <w:abstractNumId w:val="6"/>
  </w:num>
  <w:num w:numId="2" w16cid:durableId="2019119408">
    <w:abstractNumId w:val="9"/>
  </w:num>
  <w:num w:numId="3" w16cid:durableId="1500150789">
    <w:abstractNumId w:val="0"/>
  </w:num>
  <w:num w:numId="4" w16cid:durableId="1464540659">
    <w:abstractNumId w:val="7"/>
  </w:num>
  <w:num w:numId="5" w16cid:durableId="782186638">
    <w:abstractNumId w:val="2"/>
  </w:num>
  <w:num w:numId="6" w16cid:durableId="1256281770">
    <w:abstractNumId w:val="10"/>
  </w:num>
  <w:num w:numId="7" w16cid:durableId="191846035">
    <w:abstractNumId w:val="4"/>
  </w:num>
  <w:num w:numId="8" w16cid:durableId="633946752">
    <w:abstractNumId w:val="1"/>
  </w:num>
  <w:num w:numId="9" w16cid:durableId="1856071823">
    <w:abstractNumId w:val="3"/>
  </w:num>
  <w:num w:numId="10" w16cid:durableId="1214004308">
    <w:abstractNumId w:val="5"/>
  </w:num>
  <w:num w:numId="11" w16cid:durableId="149594953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ouzek,Heather K">
    <w15:presenceInfo w15:providerId="AD" w15:userId="S::HKBouzek@mdanderson.org::a3c4845e-1f48-44c1-af5b-0785d66d8165"/>
  </w15:person>
  <w15:person w15:author="Johnston,Christopher D">
    <w15:presenceInfo w15:providerId="AD" w15:userId="S::CDJohnston@mdanderson.org::8e0fa73e-e34d-46c7-b985-e02791bfa4cb"/>
  </w15:person>
  <w15:person w15:author="Johnston PhD, Christopher D">
    <w15:presenceInfo w15:providerId="AD" w15:userId="S::johnston@fredhutch.org::c080571f-87ad-4678-b89b-c595dc80dee3"/>
  </w15:person>
  <w15:person w15:author="Zepeda Rivera,Martha">
    <w15:presenceInfo w15:providerId="AD" w15:userId="S::MZepeda@mdanderson.org::e89728fb-bfba-4cec-9780-4900bf6282a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embedTrueTypeFont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UseJSCitationFormat" w:val="False"/>
  </w:docVars>
  <w:rsids>
    <w:rsidRoot w:val="001C3442"/>
    <w:rsid w:val="00000355"/>
    <w:rsid w:val="00000410"/>
    <w:rsid w:val="00000B43"/>
    <w:rsid w:val="00000E20"/>
    <w:rsid w:val="00003000"/>
    <w:rsid w:val="0000373C"/>
    <w:rsid w:val="00003C5D"/>
    <w:rsid w:val="000055F1"/>
    <w:rsid w:val="00011C20"/>
    <w:rsid w:val="000120BC"/>
    <w:rsid w:val="000122AD"/>
    <w:rsid w:val="00012A83"/>
    <w:rsid w:val="00013786"/>
    <w:rsid w:val="000153F2"/>
    <w:rsid w:val="00016A4F"/>
    <w:rsid w:val="00017D6D"/>
    <w:rsid w:val="000200AF"/>
    <w:rsid w:val="000202FA"/>
    <w:rsid w:val="0002236F"/>
    <w:rsid w:val="000227C6"/>
    <w:rsid w:val="00023D23"/>
    <w:rsid w:val="000246C6"/>
    <w:rsid w:val="000256F9"/>
    <w:rsid w:val="00025724"/>
    <w:rsid w:val="0002578F"/>
    <w:rsid w:val="0002594C"/>
    <w:rsid w:val="00025C85"/>
    <w:rsid w:val="00026374"/>
    <w:rsid w:val="000271FC"/>
    <w:rsid w:val="00031596"/>
    <w:rsid w:val="0003159C"/>
    <w:rsid w:val="0003376A"/>
    <w:rsid w:val="00034F7A"/>
    <w:rsid w:val="000352EE"/>
    <w:rsid w:val="00035379"/>
    <w:rsid w:val="000355A7"/>
    <w:rsid w:val="00035DD1"/>
    <w:rsid w:val="000364CD"/>
    <w:rsid w:val="00041351"/>
    <w:rsid w:val="000418FC"/>
    <w:rsid w:val="000421E7"/>
    <w:rsid w:val="00042276"/>
    <w:rsid w:val="00042684"/>
    <w:rsid w:val="0004357E"/>
    <w:rsid w:val="00044207"/>
    <w:rsid w:val="00044FC4"/>
    <w:rsid w:val="00046F09"/>
    <w:rsid w:val="00050A27"/>
    <w:rsid w:val="00052999"/>
    <w:rsid w:val="00054D60"/>
    <w:rsid w:val="00055468"/>
    <w:rsid w:val="00055672"/>
    <w:rsid w:val="00056A57"/>
    <w:rsid w:val="00056E94"/>
    <w:rsid w:val="00057421"/>
    <w:rsid w:val="00060CA1"/>
    <w:rsid w:val="000611D6"/>
    <w:rsid w:val="00062ADA"/>
    <w:rsid w:val="00063407"/>
    <w:rsid w:val="00064524"/>
    <w:rsid w:val="000658F6"/>
    <w:rsid w:val="00067559"/>
    <w:rsid w:val="00067DDE"/>
    <w:rsid w:val="00071018"/>
    <w:rsid w:val="0007171F"/>
    <w:rsid w:val="00073A94"/>
    <w:rsid w:val="00074721"/>
    <w:rsid w:val="000753EE"/>
    <w:rsid w:val="0007638D"/>
    <w:rsid w:val="00076B90"/>
    <w:rsid w:val="000800B2"/>
    <w:rsid w:val="00080B74"/>
    <w:rsid w:val="00082EA2"/>
    <w:rsid w:val="00084981"/>
    <w:rsid w:val="00084BDA"/>
    <w:rsid w:val="00087117"/>
    <w:rsid w:val="00087DB3"/>
    <w:rsid w:val="00090BCC"/>
    <w:rsid w:val="0009129F"/>
    <w:rsid w:val="00092C6F"/>
    <w:rsid w:val="00094B43"/>
    <w:rsid w:val="0009532E"/>
    <w:rsid w:val="0009589B"/>
    <w:rsid w:val="000967B7"/>
    <w:rsid w:val="000973E5"/>
    <w:rsid w:val="00097763"/>
    <w:rsid w:val="00097FCC"/>
    <w:rsid w:val="000A0EB7"/>
    <w:rsid w:val="000A141E"/>
    <w:rsid w:val="000A1D69"/>
    <w:rsid w:val="000A5472"/>
    <w:rsid w:val="000A5577"/>
    <w:rsid w:val="000A590B"/>
    <w:rsid w:val="000A656D"/>
    <w:rsid w:val="000A6D46"/>
    <w:rsid w:val="000A7FA7"/>
    <w:rsid w:val="000B03E7"/>
    <w:rsid w:val="000B08B9"/>
    <w:rsid w:val="000B0F78"/>
    <w:rsid w:val="000B1C3C"/>
    <w:rsid w:val="000B221C"/>
    <w:rsid w:val="000B2659"/>
    <w:rsid w:val="000B3064"/>
    <w:rsid w:val="000B4E09"/>
    <w:rsid w:val="000B5A29"/>
    <w:rsid w:val="000B5A83"/>
    <w:rsid w:val="000B6472"/>
    <w:rsid w:val="000B6BD2"/>
    <w:rsid w:val="000B7C20"/>
    <w:rsid w:val="000C07F0"/>
    <w:rsid w:val="000C1B0B"/>
    <w:rsid w:val="000C29CB"/>
    <w:rsid w:val="000C4072"/>
    <w:rsid w:val="000C4110"/>
    <w:rsid w:val="000C41E3"/>
    <w:rsid w:val="000C4436"/>
    <w:rsid w:val="000C532B"/>
    <w:rsid w:val="000C55C4"/>
    <w:rsid w:val="000C5A99"/>
    <w:rsid w:val="000C6C77"/>
    <w:rsid w:val="000D0F75"/>
    <w:rsid w:val="000D62AD"/>
    <w:rsid w:val="000D6562"/>
    <w:rsid w:val="000D6F77"/>
    <w:rsid w:val="000E0B9C"/>
    <w:rsid w:val="000E12E5"/>
    <w:rsid w:val="000E35A3"/>
    <w:rsid w:val="000E3793"/>
    <w:rsid w:val="000E3C93"/>
    <w:rsid w:val="000E5BE9"/>
    <w:rsid w:val="000E753A"/>
    <w:rsid w:val="000F136E"/>
    <w:rsid w:val="000F1500"/>
    <w:rsid w:val="000F2161"/>
    <w:rsid w:val="000F228B"/>
    <w:rsid w:val="000F27BD"/>
    <w:rsid w:val="000F28F8"/>
    <w:rsid w:val="000F3CFC"/>
    <w:rsid w:val="000F4D68"/>
    <w:rsid w:val="000F581F"/>
    <w:rsid w:val="000F5AED"/>
    <w:rsid w:val="000F666D"/>
    <w:rsid w:val="000F7A8E"/>
    <w:rsid w:val="00100976"/>
    <w:rsid w:val="00102133"/>
    <w:rsid w:val="00102C76"/>
    <w:rsid w:val="00102F8B"/>
    <w:rsid w:val="00103F26"/>
    <w:rsid w:val="00104313"/>
    <w:rsid w:val="001048B5"/>
    <w:rsid w:val="00107905"/>
    <w:rsid w:val="00112068"/>
    <w:rsid w:val="001126E8"/>
    <w:rsid w:val="00112A5B"/>
    <w:rsid w:val="00112FD1"/>
    <w:rsid w:val="00114A18"/>
    <w:rsid w:val="00114C9A"/>
    <w:rsid w:val="0011518F"/>
    <w:rsid w:val="00115D61"/>
    <w:rsid w:val="0011629C"/>
    <w:rsid w:val="00116593"/>
    <w:rsid w:val="00117283"/>
    <w:rsid w:val="0011781A"/>
    <w:rsid w:val="00117C5A"/>
    <w:rsid w:val="00120F27"/>
    <w:rsid w:val="0012332D"/>
    <w:rsid w:val="0012408C"/>
    <w:rsid w:val="00124BD7"/>
    <w:rsid w:val="00124CE0"/>
    <w:rsid w:val="0012697C"/>
    <w:rsid w:val="001306AE"/>
    <w:rsid w:val="00131004"/>
    <w:rsid w:val="001324A8"/>
    <w:rsid w:val="001328DA"/>
    <w:rsid w:val="00133D72"/>
    <w:rsid w:val="00136F8E"/>
    <w:rsid w:val="0013781C"/>
    <w:rsid w:val="00137996"/>
    <w:rsid w:val="00137EA5"/>
    <w:rsid w:val="00140428"/>
    <w:rsid w:val="00141C15"/>
    <w:rsid w:val="00142435"/>
    <w:rsid w:val="00142B19"/>
    <w:rsid w:val="001446BD"/>
    <w:rsid w:val="00144752"/>
    <w:rsid w:val="00145CC1"/>
    <w:rsid w:val="00146CDB"/>
    <w:rsid w:val="00150DD6"/>
    <w:rsid w:val="001511FA"/>
    <w:rsid w:val="00151602"/>
    <w:rsid w:val="00151E54"/>
    <w:rsid w:val="001520E5"/>
    <w:rsid w:val="001532AC"/>
    <w:rsid w:val="001614BB"/>
    <w:rsid w:val="00162D4F"/>
    <w:rsid w:val="001633DC"/>
    <w:rsid w:val="00163E1E"/>
    <w:rsid w:val="0016419C"/>
    <w:rsid w:val="00170A7A"/>
    <w:rsid w:val="00171649"/>
    <w:rsid w:val="001733F8"/>
    <w:rsid w:val="00174386"/>
    <w:rsid w:val="00174F1F"/>
    <w:rsid w:val="001765F0"/>
    <w:rsid w:val="001775A8"/>
    <w:rsid w:val="00177D93"/>
    <w:rsid w:val="00177EB4"/>
    <w:rsid w:val="00180314"/>
    <w:rsid w:val="00182416"/>
    <w:rsid w:val="001831F8"/>
    <w:rsid w:val="00183EAE"/>
    <w:rsid w:val="00184F0B"/>
    <w:rsid w:val="0018649F"/>
    <w:rsid w:val="00186564"/>
    <w:rsid w:val="00190A42"/>
    <w:rsid w:val="00191605"/>
    <w:rsid w:val="00191C2B"/>
    <w:rsid w:val="00192E18"/>
    <w:rsid w:val="00194257"/>
    <w:rsid w:val="00194E18"/>
    <w:rsid w:val="001970A5"/>
    <w:rsid w:val="001A08ED"/>
    <w:rsid w:val="001A1C53"/>
    <w:rsid w:val="001A1DD5"/>
    <w:rsid w:val="001A4709"/>
    <w:rsid w:val="001A4E9C"/>
    <w:rsid w:val="001A5134"/>
    <w:rsid w:val="001A618B"/>
    <w:rsid w:val="001A64C3"/>
    <w:rsid w:val="001A7A54"/>
    <w:rsid w:val="001B1B06"/>
    <w:rsid w:val="001B2900"/>
    <w:rsid w:val="001C1F8D"/>
    <w:rsid w:val="001C21B7"/>
    <w:rsid w:val="001C2618"/>
    <w:rsid w:val="001C3442"/>
    <w:rsid w:val="001D01A3"/>
    <w:rsid w:val="001D32CE"/>
    <w:rsid w:val="001D360F"/>
    <w:rsid w:val="001D3FF3"/>
    <w:rsid w:val="001D4631"/>
    <w:rsid w:val="001D504B"/>
    <w:rsid w:val="001D5BDC"/>
    <w:rsid w:val="001D6343"/>
    <w:rsid w:val="001D6D93"/>
    <w:rsid w:val="001D7C49"/>
    <w:rsid w:val="001D7E1F"/>
    <w:rsid w:val="001E0448"/>
    <w:rsid w:val="001E07B7"/>
    <w:rsid w:val="001E1D10"/>
    <w:rsid w:val="001E3D42"/>
    <w:rsid w:val="001E4F90"/>
    <w:rsid w:val="001E5225"/>
    <w:rsid w:val="001E5C58"/>
    <w:rsid w:val="001E5CCF"/>
    <w:rsid w:val="001E62F4"/>
    <w:rsid w:val="001F007C"/>
    <w:rsid w:val="001F19E2"/>
    <w:rsid w:val="001F1BDA"/>
    <w:rsid w:val="001F209E"/>
    <w:rsid w:val="001F31A1"/>
    <w:rsid w:val="001F42B8"/>
    <w:rsid w:val="001F5930"/>
    <w:rsid w:val="001F7CBF"/>
    <w:rsid w:val="00201361"/>
    <w:rsid w:val="002033F2"/>
    <w:rsid w:val="00203C6B"/>
    <w:rsid w:val="00203CCD"/>
    <w:rsid w:val="00203FFF"/>
    <w:rsid w:val="002042A7"/>
    <w:rsid w:val="00214587"/>
    <w:rsid w:val="00214B45"/>
    <w:rsid w:val="002153A4"/>
    <w:rsid w:val="00215AA5"/>
    <w:rsid w:val="00215F30"/>
    <w:rsid w:val="002164FA"/>
    <w:rsid w:val="00216887"/>
    <w:rsid w:val="00222142"/>
    <w:rsid w:val="00222232"/>
    <w:rsid w:val="00223766"/>
    <w:rsid w:val="0022395C"/>
    <w:rsid w:val="00223F14"/>
    <w:rsid w:val="00225486"/>
    <w:rsid w:val="00226970"/>
    <w:rsid w:val="002279FC"/>
    <w:rsid w:val="002346B6"/>
    <w:rsid w:val="002357F0"/>
    <w:rsid w:val="0023610A"/>
    <w:rsid w:val="002362B2"/>
    <w:rsid w:val="00236B7C"/>
    <w:rsid w:val="00240826"/>
    <w:rsid w:val="00242659"/>
    <w:rsid w:val="002455F0"/>
    <w:rsid w:val="002459BB"/>
    <w:rsid w:val="00245C0B"/>
    <w:rsid w:val="00245D0B"/>
    <w:rsid w:val="00247B5B"/>
    <w:rsid w:val="00247F92"/>
    <w:rsid w:val="00250ED0"/>
    <w:rsid w:val="002516A4"/>
    <w:rsid w:val="0025259B"/>
    <w:rsid w:val="00252EB5"/>
    <w:rsid w:val="002531FD"/>
    <w:rsid w:val="00255736"/>
    <w:rsid w:val="00255B21"/>
    <w:rsid w:val="00257D84"/>
    <w:rsid w:val="00257E61"/>
    <w:rsid w:val="002606CF"/>
    <w:rsid w:val="00263FB4"/>
    <w:rsid w:val="002648EA"/>
    <w:rsid w:val="00264C7A"/>
    <w:rsid w:val="00264D14"/>
    <w:rsid w:val="002667E0"/>
    <w:rsid w:val="0026695F"/>
    <w:rsid w:val="002675E0"/>
    <w:rsid w:val="002709D6"/>
    <w:rsid w:val="00270B43"/>
    <w:rsid w:val="00270E7D"/>
    <w:rsid w:val="0027328F"/>
    <w:rsid w:val="00273329"/>
    <w:rsid w:val="00273549"/>
    <w:rsid w:val="0027455A"/>
    <w:rsid w:val="00274EB1"/>
    <w:rsid w:val="00277994"/>
    <w:rsid w:val="00280A93"/>
    <w:rsid w:val="002827C2"/>
    <w:rsid w:val="00283255"/>
    <w:rsid w:val="0028505F"/>
    <w:rsid w:val="002851C3"/>
    <w:rsid w:val="0028527F"/>
    <w:rsid w:val="00285D24"/>
    <w:rsid w:val="00285EAB"/>
    <w:rsid w:val="00285EDE"/>
    <w:rsid w:val="00287CF6"/>
    <w:rsid w:val="00287DE2"/>
    <w:rsid w:val="00287F61"/>
    <w:rsid w:val="00290636"/>
    <w:rsid w:val="002929ED"/>
    <w:rsid w:val="002945BC"/>
    <w:rsid w:val="00294E57"/>
    <w:rsid w:val="002952E5"/>
    <w:rsid w:val="00295BDA"/>
    <w:rsid w:val="00296785"/>
    <w:rsid w:val="002A16E4"/>
    <w:rsid w:val="002A33DB"/>
    <w:rsid w:val="002A5F30"/>
    <w:rsid w:val="002A7540"/>
    <w:rsid w:val="002B038F"/>
    <w:rsid w:val="002B0F6C"/>
    <w:rsid w:val="002B1955"/>
    <w:rsid w:val="002B1FF9"/>
    <w:rsid w:val="002B2ABB"/>
    <w:rsid w:val="002B462A"/>
    <w:rsid w:val="002B58E4"/>
    <w:rsid w:val="002B5BA8"/>
    <w:rsid w:val="002B7161"/>
    <w:rsid w:val="002B77E8"/>
    <w:rsid w:val="002B7B5B"/>
    <w:rsid w:val="002C05F8"/>
    <w:rsid w:val="002C1142"/>
    <w:rsid w:val="002C1FF4"/>
    <w:rsid w:val="002C31E4"/>
    <w:rsid w:val="002C4B61"/>
    <w:rsid w:val="002C57C3"/>
    <w:rsid w:val="002C5F18"/>
    <w:rsid w:val="002C6867"/>
    <w:rsid w:val="002C6C98"/>
    <w:rsid w:val="002C7526"/>
    <w:rsid w:val="002D0914"/>
    <w:rsid w:val="002D21FF"/>
    <w:rsid w:val="002D28D8"/>
    <w:rsid w:val="002D2FDE"/>
    <w:rsid w:val="002D4CA0"/>
    <w:rsid w:val="002D6058"/>
    <w:rsid w:val="002D6C7A"/>
    <w:rsid w:val="002D7795"/>
    <w:rsid w:val="002E0475"/>
    <w:rsid w:val="002E0F32"/>
    <w:rsid w:val="002E354F"/>
    <w:rsid w:val="002E3925"/>
    <w:rsid w:val="002E4146"/>
    <w:rsid w:val="002E5701"/>
    <w:rsid w:val="002E64B5"/>
    <w:rsid w:val="002F0392"/>
    <w:rsid w:val="002F0831"/>
    <w:rsid w:val="002F089D"/>
    <w:rsid w:val="002F1030"/>
    <w:rsid w:val="002F2681"/>
    <w:rsid w:val="002F38B8"/>
    <w:rsid w:val="002F44C6"/>
    <w:rsid w:val="002F4B46"/>
    <w:rsid w:val="002F6DC0"/>
    <w:rsid w:val="002F6FEC"/>
    <w:rsid w:val="002F7FD8"/>
    <w:rsid w:val="00300F61"/>
    <w:rsid w:val="00302236"/>
    <w:rsid w:val="003027E0"/>
    <w:rsid w:val="00302B81"/>
    <w:rsid w:val="00304711"/>
    <w:rsid w:val="00307030"/>
    <w:rsid w:val="0030780C"/>
    <w:rsid w:val="00310765"/>
    <w:rsid w:val="003109A1"/>
    <w:rsid w:val="0031156B"/>
    <w:rsid w:val="00312B3A"/>
    <w:rsid w:val="00314E0A"/>
    <w:rsid w:val="00317B06"/>
    <w:rsid w:val="00322AE0"/>
    <w:rsid w:val="00324EF5"/>
    <w:rsid w:val="00324FDA"/>
    <w:rsid w:val="003250CF"/>
    <w:rsid w:val="0032515F"/>
    <w:rsid w:val="003261F9"/>
    <w:rsid w:val="00326A3A"/>
    <w:rsid w:val="00326E7A"/>
    <w:rsid w:val="00326EA2"/>
    <w:rsid w:val="0032700E"/>
    <w:rsid w:val="0032790F"/>
    <w:rsid w:val="003300AC"/>
    <w:rsid w:val="00333379"/>
    <w:rsid w:val="0033367A"/>
    <w:rsid w:val="0033405D"/>
    <w:rsid w:val="00335F58"/>
    <w:rsid w:val="003366BE"/>
    <w:rsid w:val="00336D38"/>
    <w:rsid w:val="003422CB"/>
    <w:rsid w:val="00342660"/>
    <w:rsid w:val="00342A8A"/>
    <w:rsid w:val="003433F4"/>
    <w:rsid w:val="00344731"/>
    <w:rsid w:val="0034699B"/>
    <w:rsid w:val="00346EC7"/>
    <w:rsid w:val="0034719B"/>
    <w:rsid w:val="003471BC"/>
    <w:rsid w:val="00347B99"/>
    <w:rsid w:val="00351851"/>
    <w:rsid w:val="00352B50"/>
    <w:rsid w:val="00354CF7"/>
    <w:rsid w:val="003576C2"/>
    <w:rsid w:val="0036138E"/>
    <w:rsid w:val="00362129"/>
    <w:rsid w:val="00363A06"/>
    <w:rsid w:val="00364BF8"/>
    <w:rsid w:val="003656E9"/>
    <w:rsid w:val="00365E68"/>
    <w:rsid w:val="00366694"/>
    <w:rsid w:val="003669FE"/>
    <w:rsid w:val="00366C19"/>
    <w:rsid w:val="00370522"/>
    <w:rsid w:val="00371CE4"/>
    <w:rsid w:val="003753E0"/>
    <w:rsid w:val="00376F03"/>
    <w:rsid w:val="003770A9"/>
    <w:rsid w:val="00377A06"/>
    <w:rsid w:val="00385518"/>
    <w:rsid w:val="0038688A"/>
    <w:rsid w:val="00391B4B"/>
    <w:rsid w:val="00393730"/>
    <w:rsid w:val="00394336"/>
    <w:rsid w:val="0039488A"/>
    <w:rsid w:val="00394B14"/>
    <w:rsid w:val="00396428"/>
    <w:rsid w:val="00396C7E"/>
    <w:rsid w:val="003977BB"/>
    <w:rsid w:val="00397EF2"/>
    <w:rsid w:val="003A0B2A"/>
    <w:rsid w:val="003A20E0"/>
    <w:rsid w:val="003A36A6"/>
    <w:rsid w:val="003A3D39"/>
    <w:rsid w:val="003A3FCC"/>
    <w:rsid w:val="003A4164"/>
    <w:rsid w:val="003A5AD1"/>
    <w:rsid w:val="003B059D"/>
    <w:rsid w:val="003B19F5"/>
    <w:rsid w:val="003B1C77"/>
    <w:rsid w:val="003B1D40"/>
    <w:rsid w:val="003B3159"/>
    <w:rsid w:val="003B399E"/>
    <w:rsid w:val="003B3C30"/>
    <w:rsid w:val="003B43F3"/>
    <w:rsid w:val="003B5E94"/>
    <w:rsid w:val="003C00E2"/>
    <w:rsid w:val="003C0AF4"/>
    <w:rsid w:val="003C1BCE"/>
    <w:rsid w:val="003C21A5"/>
    <w:rsid w:val="003C2863"/>
    <w:rsid w:val="003C2BE1"/>
    <w:rsid w:val="003C4580"/>
    <w:rsid w:val="003C4A86"/>
    <w:rsid w:val="003C4B6D"/>
    <w:rsid w:val="003C5442"/>
    <w:rsid w:val="003C615A"/>
    <w:rsid w:val="003C7384"/>
    <w:rsid w:val="003C769D"/>
    <w:rsid w:val="003D2C6F"/>
    <w:rsid w:val="003D30B3"/>
    <w:rsid w:val="003D382B"/>
    <w:rsid w:val="003D5D8E"/>
    <w:rsid w:val="003D679E"/>
    <w:rsid w:val="003D67DA"/>
    <w:rsid w:val="003E10E7"/>
    <w:rsid w:val="003E1DE2"/>
    <w:rsid w:val="003E339E"/>
    <w:rsid w:val="003E3FD4"/>
    <w:rsid w:val="003E6D79"/>
    <w:rsid w:val="003F0B0E"/>
    <w:rsid w:val="003F2EC6"/>
    <w:rsid w:val="003F3716"/>
    <w:rsid w:val="003F41BA"/>
    <w:rsid w:val="003F4240"/>
    <w:rsid w:val="003F52AE"/>
    <w:rsid w:val="003F5F85"/>
    <w:rsid w:val="003F6FCE"/>
    <w:rsid w:val="00400B56"/>
    <w:rsid w:val="004012E3"/>
    <w:rsid w:val="004020A0"/>
    <w:rsid w:val="00402F3B"/>
    <w:rsid w:val="0040317A"/>
    <w:rsid w:val="004035C9"/>
    <w:rsid w:val="00403623"/>
    <w:rsid w:val="00403A4A"/>
    <w:rsid w:val="00405C57"/>
    <w:rsid w:val="00407B6F"/>
    <w:rsid w:val="00407C5A"/>
    <w:rsid w:val="00407E33"/>
    <w:rsid w:val="00410B38"/>
    <w:rsid w:val="00410E55"/>
    <w:rsid w:val="004122A9"/>
    <w:rsid w:val="0041358E"/>
    <w:rsid w:val="00413936"/>
    <w:rsid w:val="00413A68"/>
    <w:rsid w:val="004152C5"/>
    <w:rsid w:val="00415D7B"/>
    <w:rsid w:val="00416417"/>
    <w:rsid w:val="00416BFE"/>
    <w:rsid w:val="004203C3"/>
    <w:rsid w:val="004205DB"/>
    <w:rsid w:val="004236FF"/>
    <w:rsid w:val="004268B8"/>
    <w:rsid w:val="0042799A"/>
    <w:rsid w:val="0043083E"/>
    <w:rsid w:val="00430AB5"/>
    <w:rsid w:val="00430D6C"/>
    <w:rsid w:val="00431095"/>
    <w:rsid w:val="004324A8"/>
    <w:rsid w:val="004336F5"/>
    <w:rsid w:val="00434AF5"/>
    <w:rsid w:val="0043575C"/>
    <w:rsid w:val="00435EF3"/>
    <w:rsid w:val="004374F2"/>
    <w:rsid w:val="00441C14"/>
    <w:rsid w:val="00441E84"/>
    <w:rsid w:val="00442D6F"/>
    <w:rsid w:val="0044339B"/>
    <w:rsid w:val="0044386D"/>
    <w:rsid w:val="00450249"/>
    <w:rsid w:val="00452CB0"/>
    <w:rsid w:val="004536C2"/>
    <w:rsid w:val="0045423B"/>
    <w:rsid w:val="004547AA"/>
    <w:rsid w:val="00455127"/>
    <w:rsid w:val="0045698B"/>
    <w:rsid w:val="0046048E"/>
    <w:rsid w:val="00461DC2"/>
    <w:rsid w:val="00461E27"/>
    <w:rsid w:val="00461EBE"/>
    <w:rsid w:val="004627FC"/>
    <w:rsid w:val="00462D97"/>
    <w:rsid w:val="00463E09"/>
    <w:rsid w:val="0046429A"/>
    <w:rsid w:val="0046440E"/>
    <w:rsid w:val="004657D1"/>
    <w:rsid w:val="00470167"/>
    <w:rsid w:val="00470C32"/>
    <w:rsid w:val="00471455"/>
    <w:rsid w:val="00471AD1"/>
    <w:rsid w:val="00472164"/>
    <w:rsid w:val="004734C0"/>
    <w:rsid w:val="004735EC"/>
    <w:rsid w:val="004745D2"/>
    <w:rsid w:val="00474DE8"/>
    <w:rsid w:val="00475725"/>
    <w:rsid w:val="004760B7"/>
    <w:rsid w:val="004774E2"/>
    <w:rsid w:val="0047784D"/>
    <w:rsid w:val="004778A4"/>
    <w:rsid w:val="00477B0B"/>
    <w:rsid w:val="0048105E"/>
    <w:rsid w:val="00481490"/>
    <w:rsid w:val="00482BEB"/>
    <w:rsid w:val="00482C22"/>
    <w:rsid w:val="00483506"/>
    <w:rsid w:val="00484ADD"/>
    <w:rsid w:val="00485168"/>
    <w:rsid w:val="00485687"/>
    <w:rsid w:val="00486875"/>
    <w:rsid w:val="00487301"/>
    <w:rsid w:val="004873BB"/>
    <w:rsid w:val="00487DDD"/>
    <w:rsid w:val="0049014C"/>
    <w:rsid w:val="004909D5"/>
    <w:rsid w:val="00491A8C"/>
    <w:rsid w:val="00493315"/>
    <w:rsid w:val="00493585"/>
    <w:rsid w:val="00494D0E"/>
    <w:rsid w:val="00495BDD"/>
    <w:rsid w:val="00496B9D"/>
    <w:rsid w:val="004A0489"/>
    <w:rsid w:val="004A07E1"/>
    <w:rsid w:val="004A0BA6"/>
    <w:rsid w:val="004A12F0"/>
    <w:rsid w:val="004A13A0"/>
    <w:rsid w:val="004A14D7"/>
    <w:rsid w:val="004A4254"/>
    <w:rsid w:val="004A4A37"/>
    <w:rsid w:val="004A6ADE"/>
    <w:rsid w:val="004A7888"/>
    <w:rsid w:val="004A7E3E"/>
    <w:rsid w:val="004B22E5"/>
    <w:rsid w:val="004B283C"/>
    <w:rsid w:val="004B2E8B"/>
    <w:rsid w:val="004B3AC4"/>
    <w:rsid w:val="004B521C"/>
    <w:rsid w:val="004B64C6"/>
    <w:rsid w:val="004B6A69"/>
    <w:rsid w:val="004B6F47"/>
    <w:rsid w:val="004B7184"/>
    <w:rsid w:val="004C0B11"/>
    <w:rsid w:val="004C3557"/>
    <w:rsid w:val="004C4F4B"/>
    <w:rsid w:val="004C5B70"/>
    <w:rsid w:val="004C5BCD"/>
    <w:rsid w:val="004C63A5"/>
    <w:rsid w:val="004C7CCB"/>
    <w:rsid w:val="004D4164"/>
    <w:rsid w:val="004D41DD"/>
    <w:rsid w:val="004D5F56"/>
    <w:rsid w:val="004D639F"/>
    <w:rsid w:val="004D6615"/>
    <w:rsid w:val="004D6BD0"/>
    <w:rsid w:val="004D7988"/>
    <w:rsid w:val="004D7F73"/>
    <w:rsid w:val="004E058A"/>
    <w:rsid w:val="004E0A26"/>
    <w:rsid w:val="004E0FDB"/>
    <w:rsid w:val="004E4D85"/>
    <w:rsid w:val="004E50F9"/>
    <w:rsid w:val="004E5327"/>
    <w:rsid w:val="004E7032"/>
    <w:rsid w:val="004E74AC"/>
    <w:rsid w:val="004F2EAD"/>
    <w:rsid w:val="004F3FDC"/>
    <w:rsid w:val="004F4522"/>
    <w:rsid w:val="004F4B0F"/>
    <w:rsid w:val="004F6A8D"/>
    <w:rsid w:val="004F7501"/>
    <w:rsid w:val="00500229"/>
    <w:rsid w:val="005008F3"/>
    <w:rsid w:val="00500B51"/>
    <w:rsid w:val="00501199"/>
    <w:rsid w:val="005011C5"/>
    <w:rsid w:val="005020B2"/>
    <w:rsid w:val="00504757"/>
    <w:rsid w:val="00504B02"/>
    <w:rsid w:val="00504ED7"/>
    <w:rsid w:val="00505C7E"/>
    <w:rsid w:val="0050652D"/>
    <w:rsid w:val="005078A6"/>
    <w:rsid w:val="005078A8"/>
    <w:rsid w:val="00507BF6"/>
    <w:rsid w:val="00512263"/>
    <w:rsid w:val="0051288C"/>
    <w:rsid w:val="00513174"/>
    <w:rsid w:val="00513D96"/>
    <w:rsid w:val="005166ED"/>
    <w:rsid w:val="0051697E"/>
    <w:rsid w:val="00517767"/>
    <w:rsid w:val="00517781"/>
    <w:rsid w:val="0051796E"/>
    <w:rsid w:val="00517A9A"/>
    <w:rsid w:val="00521659"/>
    <w:rsid w:val="00521E52"/>
    <w:rsid w:val="005228AC"/>
    <w:rsid w:val="0052314A"/>
    <w:rsid w:val="0052348B"/>
    <w:rsid w:val="00527650"/>
    <w:rsid w:val="0053241A"/>
    <w:rsid w:val="005326EC"/>
    <w:rsid w:val="00533D3A"/>
    <w:rsid w:val="00534483"/>
    <w:rsid w:val="00535DF0"/>
    <w:rsid w:val="00536787"/>
    <w:rsid w:val="00536968"/>
    <w:rsid w:val="00540CF6"/>
    <w:rsid w:val="005416AE"/>
    <w:rsid w:val="005422B8"/>
    <w:rsid w:val="00544130"/>
    <w:rsid w:val="00544BD6"/>
    <w:rsid w:val="00545691"/>
    <w:rsid w:val="00546A95"/>
    <w:rsid w:val="00547961"/>
    <w:rsid w:val="00550BBB"/>
    <w:rsid w:val="00550CE3"/>
    <w:rsid w:val="00551CB8"/>
    <w:rsid w:val="00551F7A"/>
    <w:rsid w:val="00553513"/>
    <w:rsid w:val="005541F8"/>
    <w:rsid w:val="00555273"/>
    <w:rsid w:val="00556663"/>
    <w:rsid w:val="00556C06"/>
    <w:rsid w:val="00556FE7"/>
    <w:rsid w:val="00557EF2"/>
    <w:rsid w:val="0056075C"/>
    <w:rsid w:val="00560C71"/>
    <w:rsid w:val="005610B2"/>
    <w:rsid w:val="0056294C"/>
    <w:rsid w:val="005638ED"/>
    <w:rsid w:val="005646AB"/>
    <w:rsid w:val="005648C4"/>
    <w:rsid w:val="005648DA"/>
    <w:rsid w:val="00564E9D"/>
    <w:rsid w:val="00566BF0"/>
    <w:rsid w:val="005672F5"/>
    <w:rsid w:val="0057077F"/>
    <w:rsid w:val="00572477"/>
    <w:rsid w:val="00573C79"/>
    <w:rsid w:val="0057497E"/>
    <w:rsid w:val="00574ACE"/>
    <w:rsid w:val="00575449"/>
    <w:rsid w:val="00575CC6"/>
    <w:rsid w:val="00576AE1"/>
    <w:rsid w:val="00577CF7"/>
    <w:rsid w:val="00577EA4"/>
    <w:rsid w:val="00580052"/>
    <w:rsid w:val="005802FF"/>
    <w:rsid w:val="0058109F"/>
    <w:rsid w:val="00583BD9"/>
    <w:rsid w:val="00583E65"/>
    <w:rsid w:val="00584743"/>
    <w:rsid w:val="005854C7"/>
    <w:rsid w:val="00585F11"/>
    <w:rsid w:val="005862AF"/>
    <w:rsid w:val="00586F5D"/>
    <w:rsid w:val="00590919"/>
    <w:rsid w:val="00592A73"/>
    <w:rsid w:val="00592D72"/>
    <w:rsid w:val="00592DB3"/>
    <w:rsid w:val="00594AD6"/>
    <w:rsid w:val="00597FBF"/>
    <w:rsid w:val="005A0243"/>
    <w:rsid w:val="005A0778"/>
    <w:rsid w:val="005A0997"/>
    <w:rsid w:val="005A1A7B"/>
    <w:rsid w:val="005A21CC"/>
    <w:rsid w:val="005A2309"/>
    <w:rsid w:val="005A33AD"/>
    <w:rsid w:val="005A3AE6"/>
    <w:rsid w:val="005A3F69"/>
    <w:rsid w:val="005A426E"/>
    <w:rsid w:val="005A48C2"/>
    <w:rsid w:val="005A5B34"/>
    <w:rsid w:val="005B0DBF"/>
    <w:rsid w:val="005B0F50"/>
    <w:rsid w:val="005B2FDE"/>
    <w:rsid w:val="005B419A"/>
    <w:rsid w:val="005B6F3B"/>
    <w:rsid w:val="005B7E1D"/>
    <w:rsid w:val="005B7FF8"/>
    <w:rsid w:val="005C010D"/>
    <w:rsid w:val="005C1E56"/>
    <w:rsid w:val="005C1E66"/>
    <w:rsid w:val="005C1F49"/>
    <w:rsid w:val="005C28C2"/>
    <w:rsid w:val="005C56B7"/>
    <w:rsid w:val="005C5FB5"/>
    <w:rsid w:val="005C66AE"/>
    <w:rsid w:val="005C6804"/>
    <w:rsid w:val="005C7DAC"/>
    <w:rsid w:val="005D15D7"/>
    <w:rsid w:val="005D1601"/>
    <w:rsid w:val="005D1624"/>
    <w:rsid w:val="005D2A00"/>
    <w:rsid w:val="005D2E00"/>
    <w:rsid w:val="005D3AFF"/>
    <w:rsid w:val="005D4402"/>
    <w:rsid w:val="005D450A"/>
    <w:rsid w:val="005D48F0"/>
    <w:rsid w:val="005E34E5"/>
    <w:rsid w:val="005E36FB"/>
    <w:rsid w:val="005E4252"/>
    <w:rsid w:val="005E543D"/>
    <w:rsid w:val="005E7737"/>
    <w:rsid w:val="005E7946"/>
    <w:rsid w:val="005E7C6D"/>
    <w:rsid w:val="005F11FE"/>
    <w:rsid w:val="005F17C6"/>
    <w:rsid w:val="005F1B33"/>
    <w:rsid w:val="005F254B"/>
    <w:rsid w:val="005F29B6"/>
    <w:rsid w:val="005F350D"/>
    <w:rsid w:val="005F44AD"/>
    <w:rsid w:val="005F5123"/>
    <w:rsid w:val="005F7ED7"/>
    <w:rsid w:val="00600B5C"/>
    <w:rsid w:val="00602F46"/>
    <w:rsid w:val="0060466A"/>
    <w:rsid w:val="006061F0"/>
    <w:rsid w:val="00606BE9"/>
    <w:rsid w:val="00606CAE"/>
    <w:rsid w:val="006073EF"/>
    <w:rsid w:val="006077B9"/>
    <w:rsid w:val="00607860"/>
    <w:rsid w:val="00607F36"/>
    <w:rsid w:val="0061008F"/>
    <w:rsid w:val="006105A1"/>
    <w:rsid w:val="006110B7"/>
    <w:rsid w:val="0061218D"/>
    <w:rsid w:val="00614362"/>
    <w:rsid w:val="00616AF6"/>
    <w:rsid w:val="00616D1D"/>
    <w:rsid w:val="00616F80"/>
    <w:rsid w:val="006172FE"/>
    <w:rsid w:val="00617403"/>
    <w:rsid w:val="00620599"/>
    <w:rsid w:val="00620A99"/>
    <w:rsid w:val="00620C08"/>
    <w:rsid w:val="00623CFC"/>
    <w:rsid w:val="0062549B"/>
    <w:rsid w:val="00626EDF"/>
    <w:rsid w:val="00626EF8"/>
    <w:rsid w:val="006274A1"/>
    <w:rsid w:val="00627BFB"/>
    <w:rsid w:val="0063056B"/>
    <w:rsid w:val="006306F8"/>
    <w:rsid w:val="00630A85"/>
    <w:rsid w:val="00630CED"/>
    <w:rsid w:val="00632424"/>
    <w:rsid w:val="00632BED"/>
    <w:rsid w:val="00632DA1"/>
    <w:rsid w:val="006333AA"/>
    <w:rsid w:val="00633687"/>
    <w:rsid w:val="00633CA7"/>
    <w:rsid w:val="00636337"/>
    <w:rsid w:val="00636E6F"/>
    <w:rsid w:val="00636FED"/>
    <w:rsid w:val="00637934"/>
    <w:rsid w:val="0064020C"/>
    <w:rsid w:val="00640A7C"/>
    <w:rsid w:val="00641CEC"/>
    <w:rsid w:val="00641D35"/>
    <w:rsid w:val="006420BF"/>
    <w:rsid w:val="006422A0"/>
    <w:rsid w:val="00643002"/>
    <w:rsid w:val="00644588"/>
    <w:rsid w:val="0064487E"/>
    <w:rsid w:val="00644F8B"/>
    <w:rsid w:val="006454FC"/>
    <w:rsid w:val="006464D5"/>
    <w:rsid w:val="006465DC"/>
    <w:rsid w:val="00650BA0"/>
    <w:rsid w:val="00651B5B"/>
    <w:rsid w:val="00651D1B"/>
    <w:rsid w:val="0065208D"/>
    <w:rsid w:val="0065236F"/>
    <w:rsid w:val="00652B1E"/>
    <w:rsid w:val="00652E95"/>
    <w:rsid w:val="00660441"/>
    <w:rsid w:val="0066131A"/>
    <w:rsid w:val="006617DC"/>
    <w:rsid w:val="00662121"/>
    <w:rsid w:val="00663364"/>
    <w:rsid w:val="00665202"/>
    <w:rsid w:val="00665653"/>
    <w:rsid w:val="00665CA4"/>
    <w:rsid w:val="00666EB5"/>
    <w:rsid w:val="0066766B"/>
    <w:rsid w:val="00670541"/>
    <w:rsid w:val="00672A76"/>
    <w:rsid w:val="00675D8A"/>
    <w:rsid w:val="00676497"/>
    <w:rsid w:val="006769BC"/>
    <w:rsid w:val="00676F4B"/>
    <w:rsid w:val="0067725D"/>
    <w:rsid w:val="0067774C"/>
    <w:rsid w:val="00677A18"/>
    <w:rsid w:val="00680400"/>
    <w:rsid w:val="00681236"/>
    <w:rsid w:val="006812DD"/>
    <w:rsid w:val="00681EC7"/>
    <w:rsid w:val="00682A89"/>
    <w:rsid w:val="00682BFB"/>
    <w:rsid w:val="0068459F"/>
    <w:rsid w:val="0068467A"/>
    <w:rsid w:val="006852BD"/>
    <w:rsid w:val="00685355"/>
    <w:rsid w:val="006867A1"/>
    <w:rsid w:val="00686BA1"/>
    <w:rsid w:val="0068728E"/>
    <w:rsid w:val="0068751F"/>
    <w:rsid w:val="00687540"/>
    <w:rsid w:val="006877C7"/>
    <w:rsid w:val="0069022D"/>
    <w:rsid w:val="00690507"/>
    <w:rsid w:val="00691688"/>
    <w:rsid w:val="006925F5"/>
    <w:rsid w:val="00692BE0"/>
    <w:rsid w:val="006934CB"/>
    <w:rsid w:val="00693A1A"/>
    <w:rsid w:val="00693B46"/>
    <w:rsid w:val="006941D7"/>
    <w:rsid w:val="00694A67"/>
    <w:rsid w:val="00695CFB"/>
    <w:rsid w:val="00697541"/>
    <w:rsid w:val="00697A25"/>
    <w:rsid w:val="006A1560"/>
    <w:rsid w:val="006A2239"/>
    <w:rsid w:val="006A237A"/>
    <w:rsid w:val="006A27D5"/>
    <w:rsid w:val="006A2E1C"/>
    <w:rsid w:val="006A4223"/>
    <w:rsid w:val="006A6561"/>
    <w:rsid w:val="006A7020"/>
    <w:rsid w:val="006A776F"/>
    <w:rsid w:val="006A7E29"/>
    <w:rsid w:val="006B1B8E"/>
    <w:rsid w:val="006B2D30"/>
    <w:rsid w:val="006B2ECE"/>
    <w:rsid w:val="006B3034"/>
    <w:rsid w:val="006B39DB"/>
    <w:rsid w:val="006B3E29"/>
    <w:rsid w:val="006B4022"/>
    <w:rsid w:val="006B4CA3"/>
    <w:rsid w:val="006B59EA"/>
    <w:rsid w:val="006B5DC2"/>
    <w:rsid w:val="006B612C"/>
    <w:rsid w:val="006B6E03"/>
    <w:rsid w:val="006B6E68"/>
    <w:rsid w:val="006B7DDC"/>
    <w:rsid w:val="006D0B2B"/>
    <w:rsid w:val="006D14CB"/>
    <w:rsid w:val="006D3683"/>
    <w:rsid w:val="006D3E3C"/>
    <w:rsid w:val="006D4062"/>
    <w:rsid w:val="006D471A"/>
    <w:rsid w:val="006D4AA2"/>
    <w:rsid w:val="006D4FF1"/>
    <w:rsid w:val="006E1FDC"/>
    <w:rsid w:val="006E4CC7"/>
    <w:rsid w:val="006E6DAC"/>
    <w:rsid w:val="006E6FB9"/>
    <w:rsid w:val="006F0D9D"/>
    <w:rsid w:val="006F18E4"/>
    <w:rsid w:val="006F19D8"/>
    <w:rsid w:val="006F1C30"/>
    <w:rsid w:val="006F3A26"/>
    <w:rsid w:val="006F4B0D"/>
    <w:rsid w:val="006F6693"/>
    <w:rsid w:val="006F6807"/>
    <w:rsid w:val="006F7463"/>
    <w:rsid w:val="007019F8"/>
    <w:rsid w:val="00701BDE"/>
    <w:rsid w:val="00703CB3"/>
    <w:rsid w:val="007043DF"/>
    <w:rsid w:val="00705383"/>
    <w:rsid w:val="007072CB"/>
    <w:rsid w:val="00707D3D"/>
    <w:rsid w:val="00713D46"/>
    <w:rsid w:val="00714506"/>
    <w:rsid w:val="007164F5"/>
    <w:rsid w:val="007167BE"/>
    <w:rsid w:val="00716B5D"/>
    <w:rsid w:val="00717C44"/>
    <w:rsid w:val="00717FCC"/>
    <w:rsid w:val="00720DCC"/>
    <w:rsid w:val="00720EF1"/>
    <w:rsid w:val="007211E4"/>
    <w:rsid w:val="00721832"/>
    <w:rsid w:val="007233CA"/>
    <w:rsid w:val="007244A5"/>
    <w:rsid w:val="00725B09"/>
    <w:rsid w:val="00726388"/>
    <w:rsid w:val="00726A4E"/>
    <w:rsid w:val="00727810"/>
    <w:rsid w:val="00730301"/>
    <w:rsid w:val="00731A23"/>
    <w:rsid w:val="00731BC6"/>
    <w:rsid w:val="00731FAF"/>
    <w:rsid w:val="00732D39"/>
    <w:rsid w:val="0073317F"/>
    <w:rsid w:val="007331A8"/>
    <w:rsid w:val="007339CE"/>
    <w:rsid w:val="00737518"/>
    <w:rsid w:val="00740702"/>
    <w:rsid w:val="00740DD6"/>
    <w:rsid w:val="007412B8"/>
    <w:rsid w:val="00741C31"/>
    <w:rsid w:val="0074227B"/>
    <w:rsid w:val="00742CD9"/>
    <w:rsid w:val="0074560A"/>
    <w:rsid w:val="00746EC3"/>
    <w:rsid w:val="00747860"/>
    <w:rsid w:val="00754BC4"/>
    <w:rsid w:val="00755DB3"/>
    <w:rsid w:val="00756617"/>
    <w:rsid w:val="00761AFE"/>
    <w:rsid w:val="00762874"/>
    <w:rsid w:val="00764EE5"/>
    <w:rsid w:val="00765AB6"/>
    <w:rsid w:val="00765FFB"/>
    <w:rsid w:val="0076639F"/>
    <w:rsid w:val="00766D58"/>
    <w:rsid w:val="00766DDE"/>
    <w:rsid w:val="007674D2"/>
    <w:rsid w:val="007676AA"/>
    <w:rsid w:val="00767FB6"/>
    <w:rsid w:val="00770B71"/>
    <w:rsid w:val="007710A7"/>
    <w:rsid w:val="00771EAC"/>
    <w:rsid w:val="00772F77"/>
    <w:rsid w:val="007741AF"/>
    <w:rsid w:val="00774B77"/>
    <w:rsid w:val="007751EC"/>
    <w:rsid w:val="007754E9"/>
    <w:rsid w:val="00775EE6"/>
    <w:rsid w:val="0077789C"/>
    <w:rsid w:val="00777C87"/>
    <w:rsid w:val="00782F5B"/>
    <w:rsid w:val="00783BAC"/>
    <w:rsid w:val="00786E5E"/>
    <w:rsid w:val="00787AF5"/>
    <w:rsid w:val="00791519"/>
    <w:rsid w:val="00792282"/>
    <w:rsid w:val="00792A6F"/>
    <w:rsid w:val="00792AE4"/>
    <w:rsid w:val="00794818"/>
    <w:rsid w:val="007949DE"/>
    <w:rsid w:val="00795764"/>
    <w:rsid w:val="007961FC"/>
    <w:rsid w:val="00796A84"/>
    <w:rsid w:val="007A0ABA"/>
    <w:rsid w:val="007A1449"/>
    <w:rsid w:val="007A1484"/>
    <w:rsid w:val="007A281F"/>
    <w:rsid w:val="007A2D8D"/>
    <w:rsid w:val="007A2E40"/>
    <w:rsid w:val="007A46BB"/>
    <w:rsid w:val="007A4E26"/>
    <w:rsid w:val="007A5143"/>
    <w:rsid w:val="007A59D4"/>
    <w:rsid w:val="007A7695"/>
    <w:rsid w:val="007A7F20"/>
    <w:rsid w:val="007B1281"/>
    <w:rsid w:val="007B1B3F"/>
    <w:rsid w:val="007B55B1"/>
    <w:rsid w:val="007B5888"/>
    <w:rsid w:val="007B65C3"/>
    <w:rsid w:val="007C0517"/>
    <w:rsid w:val="007C0796"/>
    <w:rsid w:val="007C2890"/>
    <w:rsid w:val="007C425A"/>
    <w:rsid w:val="007C63F9"/>
    <w:rsid w:val="007C6884"/>
    <w:rsid w:val="007D1710"/>
    <w:rsid w:val="007D2F90"/>
    <w:rsid w:val="007D3408"/>
    <w:rsid w:val="007D356F"/>
    <w:rsid w:val="007D4741"/>
    <w:rsid w:val="007D5EFE"/>
    <w:rsid w:val="007E075B"/>
    <w:rsid w:val="007E2461"/>
    <w:rsid w:val="007E30EC"/>
    <w:rsid w:val="007E473B"/>
    <w:rsid w:val="007E4D16"/>
    <w:rsid w:val="007E4DD6"/>
    <w:rsid w:val="007E57D5"/>
    <w:rsid w:val="007F09BE"/>
    <w:rsid w:val="007F153B"/>
    <w:rsid w:val="007F232F"/>
    <w:rsid w:val="007F3435"/>
    <w:rsid w:val="007F52FE"/>
    <w:rsid w:val="007F5886"/>
    <w:rsid w:val="007F7D25"/>
    <w:rsid w:val="00800517"/>
    <w:rsid w:val="00802772"/>
    <w:rsid w:val="0080285F"/>
    <w:rsid w:val="00805206"/>
    <w:rsid w:val="0080549C"/>
    <w:rsid w:val="00807561"/>
    <w:rsid w:val="00810B24"/>
    <w:rsid w:val="00811E2F"/>
    <w:rsid w:val="00817C86"/>
    <w:rsid w:val="008201EB"/>
    <w:rsid w:val="00823387"/>
    <w:rsid w:val="0082339B"/>
    <w:rsid w:val="008233C3"/>
    <w:rsid w:val="00825207"/>
    <w:rsid w:val="00826360"/>
    <w:rsid w:val="00831204"/>
    <w:rsid w:val="00831290"/>
    <w:rsid w:val="008314C6"/>
    <w:rsid w:val="0083201F"/>
    <w:rsid w:val="00832DA5"/>
    <w:rsid w:val="008341AB"/>
    <w:rsid w:val="00834288"/>
    <w:rsid w:val="00834D25"/>
    <w:rsid w:val="00835556"/>
    <w:rsid w:val="00835700"/>
    <w:rsid w:val="0083766E"/>
    <w:rsid w:val="00837A6E"/>
    <w:rsid w:val="0084279F"/>
    <w:rsid w:val="00843127"/>
    <w:rsid w:val="00843719"/>
    <w:rsid w:val="00845912"/>
    <w:rsid w:val="00847E8A"/>
    <w:rsid w:val="00850C73"/>
    <w:rsid w:val="008523C3"/>
    <w:rsid w:val="008551F0"/>
    <w:rsid w:val="00855FBB"/>
    <w:rsid w:val="00856914"/>
    <w:rsid w:val="00861DC4"/>
    <w:rsid w:val="008646B0"/>
    <w:rsid w:val="0086660A"/>
    <w:rsid w:val="0086698B"/>
    <w:rsid w:val="00867ACB"/>
    <w:rsid w:val="00867E24"/>
    <w:rsid w:val="008702B8"/>
    <w:rsid w:val="00873747"/>
    <w:rsid w:val="00874635"/>
    <w:rsid w:val="00874D89"/>
    <w:rsid w:val="008755B6"/>
    <w:rsid w:val="00875782"/>
    <w:rsid w:val="0087588E"/>
    <w:rsid w:val="008771F4"/>
    <w:rsid w:val="008808BF"/>
    <w:rsid w:val="00882D06"/>
    <w:rsid w:val="00883984"/>
    <w:rsid w:val="008843DA"/>
    <w:rsid w:val="00884AE3"/>
    <w:rsid w:val="00885A17"/>
    <w:rsid w:val="00886341"/>
    <w:rsid w:val="00886E7E"/>
    <w:rsid w:val="00887A40"/>
    <w:rsid w:val="0089053C"/>
    <w:rsid w:val="00890DBF"/>
    <w:rsid w:val="008914BD"/>
    <w:rsid w:val="00891A28"/>
    <w:rsid w:val="008922F2"/>
    <w:rsid w:val="00894784"/>
    <w:rsid w:val="008952C4"/>
    <w:rsid w:val="00896D43"/>
    <w:rsid w:val="0089737F"/>
    <w:rsid w:val="008979C6"/>
    <w:rsid w:val="00897EC6"/>
    <w:rsid w:val="008A251D"/>
    <w:rsid w:val="008A381A"/>
    <w:rsid w:val="008A3883"/>
    <w:rsid w:val="008A3FBC"/>
    <w:rsid w:val="008A40A1"/>
    <w:rsid w:val="008A4E9D"/>
    <w:rsid w:val="008A5BB3"/>
    <w:rsid w:val="008A64BD"/>
    <w:rsid w:val="008A6C79"/>
    <w:rsid w:val="008A7648"/>
    <w:rsid w:val="008B15BC"/>
    <w:rsid w:val="008B21FD"/>
    <w:rsid w:val="008B4369"/>
    <w:rsid w:val="008B5D06"/>
    <w:rsid w:val="008B6AE5"/>
    <w:rsid w:val="008B7B7E"/>
    <w:rsid w:val="008C01B6"/>
    <w:rsid w:val="008C03E7"/>
    <w:rsid w:val="008C1ED1"/>
    <w:rsid w:val="008C3CCF"/>
    <w:rsid w:val="008C468A"/>
    <w:rsid w:val="008C6452"/>
    <w:rsid w:val="008C64AA"/>
    <w:rsid w:val="008C774B"/>
    <w:rsid w:val="008C7AEB"/>
    <w:rsid w:val="008D1954"/>
    <w:rsid w:val="008D220C"/>
    <w:rsid w:val="008D34A4"/>
    <w:rsid w:val="008D3860"/>
    <w:rsid w:val="008D39D8"/>
    <w:rsid w:val="008D3A23"/>
    <w:rsid w:val="008D43E3"/>
    <w:rsid w:val="008D5F35"/>
    <w:rsid w:val="008D7337"/>
    <w:rsid w:val="008D7F27"/>
    <w:rsid w:val="008E1C47"/>
    <w:rsid w:val="008E2C65"/>
    <w:rsid w:val="008E3E06"/>
    <w:rsid w:val="008E6A87"/>
    <w:rsid w:val="008E6AF0"/>
    <w:rsid w:val="008F0674"/>
    <w:rsid w:val="008F07EB"/>
    <w:rsid w:val="008F0829"/>
    <w:rsid w:val="008F2408"/>
    <w:rsid w:val="008F4447"/>
    <w:rsid w:val="008F45D7"/>
    <w:rsid w:val="008F4EF8"/>
    <w:rsid w:val="008F50A9"/>
    <w:rsid w:val="008F6675"/>
    <w:rsid w:val="008F6FA6"/>
    <w:rsid w:val="008F777D"/>
    <w:rsid w:val="0090103D"/>
    <w:rsid w:val="0090198A"/>
    <w:rsid w:val="00902419"/>
    <w:rsid w:val="00902683"/>
    <w:rsid w:val="00904CAF"/>
    <w:rsid w:val="00907B2E"/>
    <w:rsid w:val="00907B94"/>
    <w:rsid w:val="0091054D"/>
    <w:rsid w:val="00911132"/>
    <w:rsid w:val="00911A78"/>
    <w:rsid w:val="009121C1"/>
    <w:rsid w:val="0091251F"/>
    <w:rsid w:val="0091271F"/>
    <w:rsid w:val="00913A51"/>
    <w:rsid w:val="00914B72"/>
    <w:rsid w:val="00914B98"/>
    <w:rsid w:val="00915681"/>
    <w:rsid w:val="009160D4"/>
    <w:rsid w:val="00917A28"/>
    <w:rsid w:val="00921A43"/>
    <w:rsid w:val="009226FF"/>
    <w:rsid w:val="00923E22"/>
    <w:rsid w:val="0092617D"/>
    <w:rsid w:val="009261F8"/>
    <w:rsid w:val="009317B5"/>
    <w:rsid w:val="009317D0"/>
    <w:rsid w:val="00933BA1"/>
    <w:rsid w:val="00934769"/>
    <w:rsid w:val="009351D8"/>
    <w:rsid w:val="009354E4"/>
    <w:rsid w:val="00935776"/>
    <w:rsid w:val="009373C9"/>
    <w:rsid w:val="00940400"/>
    <w:rsid w:val="009414B2"/>
    <w:rsid w:val="00942718"/>
    <w:rsid w:val="00942A11"/>
    <w:rsid w:val="00943260"/>
    <w:rsid w:val="00943A72"/>
    <w:rsid w:val="00945F45"/>
    <w:rsid w:val="00950BE9"/>
    <w:rsid w:val="00951054"/>
    <w:rsid w:val="00952E33"/>
    <w:rsid w:val="00953535"/>
    <w:rsid w:val="009546A2"/>
    <w:rsid w:val="0095637B"/>
    <w:rsid w:val="00956AEB"/>
    <w:rsid w:val="009573F3"/>
    <w:rsid w:val="00957A3E"/>
    <w:rsid w:val="0096000D"/>
    <w:rsid w:val="0096195F"/>
    <w:rsid w:val="00963430"/>
    <w:rsid w:val="009636EE"/>
    <w:rsid w:val="009648BE"/>
    <w:rsid w:val="00965E2E"/>
    <w:rsid w:val="00967830"/>
    <w:rsid w:val="009704E8"/>
    <w:rsid w:val="00970886"/>
    <w:rsid w:val="0097141F"/>
    <w:rsid w:val="00972120"/>
    <w:rsid w:val="009724E2"/>
    <w:rsid w:val="009731EA"/>
    <w:rsid w:val="00975FC8"/>
    <w:rsid w:val="0097776B"/>
    <w:rsid w:val="00981162"/>
    <w:rsid w:val="009832E4"/>
    <w:rsid w:val="009854A3"/>
    <w:rsid w:val="00986F49"/>
    <w:rsid w:val="00987C36"/>
    <w:rsid w:val="0099334E"/>
    <w:rsid w:val="0099361A"/>
    <w:rsid w:val="00993A72"/>
    <w:rsid w:val="009944BF"/>
    <w:rsid w:val="00994E06"/>
    <w:rsid w:val="009A1F36"/>
    <w:rsid w:val="009A2054"/>
    <w:rsid w:val="009A2175"/>
    <w:rsid w:val="009A2202"/>
    <w:rsid w:val="009A26F3"/>
    <w:rsid w:val="009A2818"/>
    <w:rsid w:val="009A36F0"/>
    <w:rsid w:val="009A461F"/>
    <w:rsid w:val="009A56F1"/>
    <w:rsid w:val="009A6A06"/>
    <w:rsid w:val="009B03BD"/>
    <w:rsid w:val="009B0C44"/>
    <w:rsid w:val="009B1C17"/>
    <w:rsid w:val="009B3F96"/>
    <w:rsid w:val="009B4E94"/>
    <w:rsid w:val="009B5375"/>
    <w:rsid w:val="009B5FA7"/>
    <w:rsid w:val="009B641C"/>
    <w:rsid w:val="009B742D"/>
    <w:rsid w:val="009C0006"/>
    <w:rsid w:val="009C094B"/>
    <w:rsid w:val="009C28A5"/>
    <w:rsid w:val="009C2978"/>
    <w:rsid w:val="009C62FB"/>
    <w:rsid w:val="009C779B"/>
    <w:rsid w:val="009C7B25"/>
    <w:rsid w:val="009D0D63"/>
    <w:rsid w:val="009D36AA"/>
    <w:rsid w:val="009D3CC6"/>
    <w:rsid w:val="009D4D8B"/>
    <w:rsid w:val="009D52B3"/>
    <w:rsid w:val="009D54CB"/>
    <w:rsid w:val="009D7126"/>
    <w:rsid w:val="009E0625"/>
    <w:rsid w:val="009E0E46"/>
    <w:rsid w:val="009E1A69"/>
    <w:rsid w:val="009E301D"/>
    <w:rsid w:val="009E3314"/>
    <w:rsid w:val="009E36B3"/>
    <w:rsid w:val="009E36F6"/>
    <w:rsid w:val="009E3D26"/>
    <w:rsid w:val="009F055F"/>
    <w:rsid w:val="009F21E8"/>
    <w:rsid w:val="009F2A19"/>
    <w:rsid w:val="009F2E13"/>
    <w:rsid w:val="009F38F1"/>
    <w:rsid w:val="009F4569"/>
    <w:rsid w:val="009F5308"/>
    <w:rsid w:val="009F6DC2"/>
    <w:rsid w:val="00A000A7"/>
    <w:rsid w:val="00A00A54"/>
    <w:rsid w:val="00A00C1E"/>
    <w:rsid w:val="00A00C50"/>
    <w:rsid w:val="00A01967"/>
    <w:rsid w:val="00A0258E"/>
    <w:rsid w:val="00A0324A"/>
    <w:rsid w:val="00A0424C"/>
    <w:rsid w:val="00A04C66"/>
    <w:rsid w:val="00A04DB3"/>
    <w:rsid w:val="00A07D05"/>
    <w:rsid w:val="00A11231"/>
    <w:rsid w:val="00A1139B"/>
    <w:rsid w:val="00A1174F"/>
    <w:rsid w:val="00A11B5A"/>
    <w:rsid w:val="00A11ED3"/>
    <w:rsid w:val="00A12EF7"/>
    <w:rsid w:val="00A14BEA"/>
    <w:rsid w:val="00A15270"/>
    <w:rsid w:val="00A1686E"/>
    <w:rsid w:val="00A16B94"/>
    <w:rsid w:val="00A17CC5"/>
    <w:rsid w:val="00A20502"/>
    <w:rsid w:val="00A21137"/>
    <w:rsid w:val="00A211DF"/>
    <w:rsid w:val="00A213C6"/>
    <w:rsid w:val="00A21994"/>
    <w:rsid w:val="00A22A82"/>
    <w:rsid w:val="00A231ED"/>
    <w:rsid w:val="00A236B0"/>
    <w:rsid w:val="00A24E58"/>
    <w:rsid w:val="00A25C8A"/>
    <w:rsid w:val="00A25FC5"/>
    <w:rsid w:val="00A274F9"/>
    <w:rsid w:val="00A32F67"/>
    <w:rsid w:val="00A332A9"/>
    <w:rsid w:val="00A33699"/>
    <w:rsid w:val="00A34D63"/>
    <w:rsid w:val="00A360BE"/>
    <w:rsid w:val="00A376F4"/>
    <w:rsid w:val="00A4117C"/>
    <w:rsid w:val="00A41A82"/>
    <w:rsid w:val="00A4219D"/>
    <w:rsid w:val="00A45298"/>
    <w:rsid w:val="00A458B8"/>
    <w:rsid w:val="00A4715B"/>
    <w:rsid w:val="00A478CB"/>
    <w:rsid w:val="00A47955"/>
    <w:rsid w:val="00A511A8"/>
    <w:rsid w:val="00A51C5C"/>
    <w:rsid w:val="00A528DA"/>
    <w:rsid w:val="00A52FA4"/>
    <w:rsid w:val="00A544B0"/>
    <w:rsid w:val="00A553CF"/>
    <w:rsid w:val="00A57BFC"/>
    <w:rsid w:val="00A57C4B"/>
    <w:rsid w:val="00A61A86"/>
    <w:rsid w:val="00A61EB5"/>
    <w:rsid w:val="00A639F2"/>
    <w:rsid w:val="00A63D7A"/>
    <w:rsid w:val="00A6559D"/>
    <w:rsid w:val="00A6563A"/>
    <w:rsid w:val="00A66890"/>
    <w:rsid w:val="00A66A01"/>
    <w:rsid w:val="00A67339"/>
    <w:rsid w:val="00A67C04"/>
    <w:rsid w:val="00A67C89"/>
    <w:rsid w:val="00A7147B"/>
    <w:rsid w:val="00A71FC4"/>
    <w:rsid w:val="00A720FD"/>
    <w:rsid w:val="00A72C9A"/>
    <w:rsid w:val="00A730DD"/>
    <w:rsid w:val="00A7400D"/>
    <w:rsid w:val="00A74D47"/>
    <w:rsid w:val="00A7554B"/>
    <w:rsid w:val="00A758C4"/>
    <w:rsid w:val="00A772DD"/>
    <w:rsid w:val="00A80F09"/>
    <w:rsid w:val="00A81835"/>
    <w:rsid w:val="00A83140"/>
    <w:rsid w:val="00A8368B"/>
    <w:rsid w:val="00A83762"/>
    <w:rsid w:val="00A839EC"/>
    <w:rsid w:val="00A84783"/>
    <w:rsid w:val="00A85712"/>
    <w:rsid w:val="00A903BE"/>
    <w:rsid w:val="00A90B6A"/>
    <w:rsid w:val="00A917F4"/>
    <w:rsid w:val="00A918FA"/>
    <w:rsid w:val="00A91BCD"/>
    <w:rsid w:val="00A9547B"/>
    <w:rsid w:val="00A95AC7"/>
    <w:rsid w:val="00A9615C"/>
    <w:rsid w:val="00A96880"/>
    <w:rsid w:val="00A970C1"/>
    <w:rsid w:val="00A97108"/>
    <w:rsid w:val="00A973FF"/>
    <w:rsid w:val="00AA000B"/>
    <w:rsid w:val="00AA15BD"/>
    <w:rsid w:val="00AA1704"/>
    <w:rsid w:val="00AA1F21"/>
    <w:rsid w:val="00AA2020"/>
    <w:rsid w:val="00AA2927"/>
    <w:rsid w:val="00AA2B6E"/>
    <w:rsid w:val="00AA3C92"/>
    <w:rsid w:val="00AA50BC"/>
    <w:rsid w:val="00AA6D7F"/>
    <w:rsid w:val="00AB23B1"/>
    <w:rsid w:val="00AB38CB"/>
    <w:rsid w:val="00AB40B7"/>
    <w:rsid w:val="00AB47B9"/>
    <w:rsid w:val="00AB778B"/>
    <w:rsid w:val="00AC08B0"/>
    <w:rsid w:val="00AC09C7"/>
    <w:rsid w:val="00AC0DF7"/>
    <w:rsid w:val="00AC3415"/>
    <w:rsid w:val="00AC35EA"/>
    <w:rsid w:val="00AC3BC4"/>
    <w:rsid w:val="00AC53D4"/>
    <w:rsid w:val="00AC7A41"/>
    <w:rsid w:val="00AC7CE2"/>
    <w:rsid w:val="00AD02B7"/>
    <w:rsid w:val="00AD02DF"/>
    <w:rsid w:val="00AD2666"/>
    <w:rsid w:val="00AD3808"/>
    <w:rsid w:val="00AD3C68"/>
    <w:rsid w:val="00AD486F"/>
    <w:rsid w:val="00AD5135"/>
    <w:rsid w:val="00AD6CB9"/>
    <w:rsid w:val="00AD7759"/>
    <w:rsid w:val="00AE0012"/>
    <w:rsid w:val="00AE02DE"/>
    <w:rsid w:val="00AE04A9"/>
    <w:rsid w:val="00AE248A"/>
    <w:rsid w:val="00AE42C1"/>
    <w:rsid w:val="00AE68E8"/>
    <w:rsid w:val="00AF0F25"/>
    <w:rsid w:val="00AF193F"/>
    <w:rsid w:val="00AF19BB"/>
    <w:rsid w:val="00AF2278"/>
    <w:rsid w:val="00AF2800"/>
    <w:rsid w:val="00AF36E2"/>
    <w:rsid w:val="00AF4D15"/>
    <w:rsid w:val="00AF5E7B"/>
    <w:rsid w:val="00AF60E4"/>
    <w:rsid w:val="00AF6106"/>
    <w:rsid w:val="00AF6EC6"/>
    <w:rsid w:val="00AF707C"/>
    <w:rsid w:val="00AF708C"/>
    <w:rsid w:val="00B0408E"/>
    <w:rsid w:val="00B05412"/>
    <w:rsid w:val="00B06887"/>
    <w:rsid w:val="00B06A19"/>
    <w:rsid w:val="00B06F57"/>
    <w:rsid w:val="00B100C6"/>
    <w:rsid w:val="00B115BC"/>
    <w:rsid w:val="00B118F7"/>
    <w:rsid w:val="00B12028"/>
    <w:rsid w:val="00B1206A"/>
    <w:rsid w:val="00B1271D"/>
    <w:rsid w:val="00B12C9C"/>
    <w:rsid w:val="00B13109"/>
    <w:rsid w:val="00B132C3"/>
    <w:rsid w:val="00B13396"/>
    <w:rsid w:val="00B13BFF"/>
    <w:rsid w:val="00B13DED"/>
    <w:rsid w:val="00B16951"/>
    <w:rsid w:val="00B17C21"/>
    <w:rsid w:val="00B20211"/>
    <w:rsid w:val="00B2049D"/>
    <w:rsid w:val="00B207B9"/>
    <w:rsid w:val="00B2107D"/>
    <w:rsid w:val="00B212FB"/>
    <w:rsid w:val="00B2181C"/>
    <w:rsid w:val="00B22AA5"/>
    <w:rsid w:val="00B22BB0"/>
    <w:rsid w:val="00B22E57"/>
    <w:rsid w:val="00B2304F"/>
    <w:rsid w:val="00B24855"/>
    <w:rsid w:val="00B250BD"/>
    <w:rsid w:val="00B25ED6"/>
    <w:rsid w:val="00B27676"/>
    <w:rsid w:val="00B30D68"/>
    <w:rsid w:val="00B31810"/>
    <w:rsid w:val="00B337E5"/>
    <w:rsid w:val="00B347AB"/>
    <w:rsid w:val="00B3566F"/>
    <w:rsid w:val="00B35A21"/>
    <w:rsid w:val="00B363F3"/>
    <w:rsid w:val="00B3794E"/>
    <w:rsid w:val="00B37EC0"/>
    <w:rsid w:val="00B4104B"/>
    <w:rsid w:val="00B42560"/>
    <w:rsid w:val="00B430C1"/>
    <w:rsid w:val="00B4362A"/>
    <w:rsid w:val="00B45524"/>
    <w:rsid w:val="00B50F7C"/>
    <w:rsid w:val="00B52BF6"/>
    <w:rsid w:val="00B52F88"/>
    <w:rsid w:val="00B53267"/>
    <w:rsid w:val="00B5493C"/>
    <w:rsid w:val="00B54CE4"/>
    <w:rsid w:val="00B55EF1"/>
    <w:rsid w:val="00B5620F"/>
    <w:rsid w:val="00B56546"/>
    <w:rsid w:val="00B56BF0"/>
    <w:rsid w:val="00B60273"/>
    <w:rsid w:val="00B61B1C"/>
    <w:rsid w:val="00B6216F"/>
    <w:rsid w:val="00B62B04"/>
    <w:rsid w:val="00B63622"/>
    <w:rsid w:val="00B64F91"/>
    <w:rsid w:val="00B65CE5"/>
    <w:rsid w:val="00B662BA"/>
    <w:rsid w:val="00B6691B"/>
    <w:rsid w:val="00B66B52"/>
    <w:rsid w:val="00B71688"/>
    <w:rsid w:val="00B71F1A"/>
    <w:rsid w:val="00B722B9"/>
    <w:rsid w:val="00B72BCF"/>
    <w:rsid w:val="00B7714D"/>
    <w:rsid w:val="00B7769B"/>
    <w:rsid w:val="00B77BEC"/>
    <w:rsid w:val="00B8095A"/>
    <w:rsid w:val="00B81C1D"/>
    <w:rsid w:val="00B83038"/>
    <w:rsid w:val="00B83E7F"/>
    <w:rsid w:val="00B8670A"/>
    <w:rsid w:val="00B9146B"/>
    <w:rsid w:val="00B92AEE"/>
    <w:rsid w:val="00B93B75"/>
    <w:rsid w:val="00B94D2C"/>
    <w:rsid w:val="00B975A0"/>
    <w:rsid w:val="00B97712"/>
    <w:rsid w:val="00BA01E0"/>
    <w:rsid w:val="00BA19BB"/>
    <w:rsid w:val="00BA23BE"/>
    <w:rsid w:val="00BA25C4"/>
    <w:rsid w:val="00BA262E"/>
    <w:rsid w:val="00BA333A"/>
    <w:rsid w:val="00BA3492"/>
    <w:rsid w:val="00BA3DD8"/>
    <w:rsid w:val="00BA4037"/>
    <w:rsid w:val="00BA430F"/>
    <w:rsid w:val="00BA5449"/>
    <w:rsid w:val="00BA66EE"/>
    <w:rsid w:val="00BA6A5C"/>
    <w:rsid w:val="00BA783F"/>
    <w:rsid w:val="00BA7B44"/>
    <w:rsid w:val="00BB0F3F"/>
    <w:rsid w:val="00BB0FF8"/>
    <w:rsid w:val="00BB46A1"/>
    <w:rsid w:val="00BB6FE1"/>
    <w:rsid w:val="00BB7141"/>
    <w:rsid w:val="00BC17A6"/>
    <w:rsid w:val="00BC1E13"/>
    <w:rsid w:val="00BC1E89"/>
    <w:rsid w:val="00BC2C44"/>
    <w:rsid w:val="00BC3355"/>
    <w:rsid w:val="00BC5592"/>
    <w:rsid w:val="00BC69F5"/>
    <w:rsid w:val="00BC6BD2"/>
    <w:rsid w:val="00BC6D0E"/>
    <w:rsid w:val="00BC7C60"/>
    <w:rsid w:val="00BC7F59"/>
    <w:rsid w:val="00BD075B"/>
    <w:rsid w:val="00BD15C7"/>
    <w:rsid w:val="00BD1E2F"/>
    <w:rsid w:val="00BD28FA"/>
    <w:rsid w:val="00BD4A47"/>
    <w:rsid w:val="00BD7B42"/>
    <w:rsid w:val="00BE2924"/>
    <w:rsid w:val="00BE2BB6"/>
    <w:rsid w:val="00BE3108"/>
    <w:rsid w:val="00BE746B"/>
    <w:rsid w:val="00BE7BED"/>
    <w:rsid w:val="00BF18BA"/>
    <w:rsid w:val="00BF35B2"/>
    <w:rsid w:val="00BF37EA"/>
    <w:rsid w:val="00BF404D"/>
    <w:rsid w:val="00BF40C9"/>
    <w:rsid w:val="00BF516F"/>
    <w:rsid w:val="00BF69D6"/>
    <w:rsid w:val="00BF7B4F"/>
    <w:rsid w:val="00C019C2"/>
    <w:rsid w:val="00C048E7"/>
    <w:rsid w:val="00C05B45"/>
    <w:rsid w:val="00C06AD4"/>
    <w:rsid w:val="00C072EC"/>
    <w:rsid w:val="00C07466"/>
    <w:rsid w:val="00C13342"/>
    <w:rsid w:val="00C13B97"/>
    <w:rsid w:val="00C15CDE"/>
    <w:rsid w:val="00C15F60"/>
    <w:rsid w:val="00C162E2"/>
    <w:rsid w:val="00C20EAC"/>
    <w:rsid w:val="00C22202"/>
    <w:rsid w:val="00C23094"/>
    <w:rsid w:val="00C252FD"/>
    <w:rsid w:val="00C2640B"/>
    <w:rsid w:val="00C26C4A"/>
    <w:rsid w:val="00C26C59"/>
    <w:rsid w:val="00C273E9"/>
    <w:rsid w:val="00C27974"/>
    <w:rsid w:val="00C27E6F"/>
    <w:rsid w:val="00C321EB"/>
    <w:rsid w:val="00C33AB4"/>
    <w:rsid w:val="00C34137"/>
    <w:rsid w:val="00C347F7"/>
    <w:rsid w:val="00C35E8B"/>
    <w:rsid w:val="00C36140"/>
    <w:rsid w:val="00C36C45"/>
    <w:rsid w:val="00C36CBF"/>
    <w:rsid w:val="00C42726"/>
    <w:rsid w:val="00C42B31"/>
    <w:rsid w:val="00C42D8C"/>
    <w:rsid w:val="00C451F2"/>
    <w:rsid w:val="00C47B77"/>
    <w:rsid w:val="00C51335"/>
    <w:rsid w:val="00C52665"/>
    <w:rsid w:val="00C52DC8"/>
    <w:rsid w:val="00C53BFC"/>
    <w:rsid w:val="00C55B15"/>
    <w:rsid w:val="00C56289"/>
    <w:rsid w:val="00C5663C"/>
    <w:rsid w:val="00C6017D"/>
    <w:rsid w:val="00C602FC"/>
    <w:rsid w:val="00C609FD"/>
    <w:rsid w:val="00C63D41"/>
    <w:rsid w:val="00C64E77"/>
    <w:rsid w:val="00C650C7"/>
    <w:rsid w:val="00C652DD"/>
    <w:rsid w:val="00C658B6"/>
    <w:rsid w:val="00C67840"/>
    <w:rsid w:val="00C70440"/>
    <w:rsid w:val="00C704B7"/>
    <w:rsid w:val="00C7098C"/>
    <w:rsid w:val="00C735DD"/>
    <w:rsid w:val="00C73700"/>
    <w:rsid w:val="00C739C2"/>
    <w:rsid w:val="00C7429B"/>
    <w:rsid w:val="00C753F9"/>
    <w:rsid w:val="00C75BFE"/>
    <w:rsid w:val="00C75E76"/>
    <w:rsid w:val="00C7699D"/>
    <w:rsid w:val="00C80AEC"/>
    <w:rsid w:val="00C8141F"/>
    <w:rsid w:val="00C82195"/>
    <w:rsid w:val="00C82A9E"/>
    <w:rsid w:val="00C8376B"/>
    <w:rsid w:val="00C8393A"/>
    <w:rsid w:val="00C844CF"/>
    <w:rsid w:val="00C85136"/>
    <w:rsid w:val="00C857A4"/>
    <w:rsid w:val="00C860B1"/>
    <w:rsid w:val="00C860C5"/>
    <w:rsid w:val="00C87955"/>
    <w:rsid w:val="00C903A0"/>
    <w:rsid w:val="00C90636"/>
    <w:rsid w:val="00C92B2B"/>
    <w:rsid w:val="00C9315B"/>
    <w:rsid w:val="00C93834"/>
    <w:rsid w:val="00C94A2D"/>
    <w:rsid w:val="00C974FA"/>
    <w:rsid w:val="00CA3193"/>
    <w:rsid w:val="00CA3212"/>
    <w:rsid w:val="00CA3757"/>
    <w:rsid w:val="00CA50B7"/>
    <w:rsid w:val="00CA5E8E"/>
    <w:rsid w:val="00CA633A"/>
    <w:rsid w:val="00CB02A1"/>
    <w:rsid w:val="00CB0A6B"/>
    <w:rsid w:val="00CB1C97"/>
    <w:rsid w:val="00CB1D5D"/>
    <w:rsid w:val="00CB3CB9"/>
    <w:rsid w:val="00CB3D8F"/>
    <w:rsid w:val="00CB557D"/>
    <w:rsid w:val="00CB5A4F"/>
    <w:rsid w:val="00CB7B22"/>
    <w:rsid w:val="00CC01F2"/>
    <w:rsid w:val="00CC044E"/>
    <w:rsid w:val="00CC0CBA"/>
    <w:rsid w:val="00CC3B1B"/>
    <w:rsid w:val="00CC4DC0"/>
    <w:rsid w:val="00CC565D"/>
    <w:rsid w:val="00CC5A47"/>
    <w:rsid w:val="00CC6CF2"/>
    <w:rsid w:val="00CC7392"/>
    <w:rsid w:val="00CC7A55"/>
    <w:rsid w:val="00CD03E2"/>
    <w:rsid w:val="00CD1271"/>
    <w:rsid w:val="00CD25BA"/>
    <w:rsid w:val="00CD3B97"/>
    <w:rsid w:val="00CD771E"/>
    <w:rsid w:val="00CE26D2"/>
    <w:rsid w:val="00CE2F2C"/>
    <w:rsid w:val="00CE6863"/>
    <w:rsid w:val="00CE7368"/>
    <w:rsid w:val="00CF0255"/>
    <w:rsid w:val="00CF04FD"/>
    <w:rsid w:val="00CF1D55"/>
    <w:rsid w:val="00CF3690"/>
    <w:rsid w:val="00CF6422"/>
    <w:rsid w:val="00D02E93"/>
    <w:rsid w:val="00D03976"/>
    <w:rsid w:val="00D114D1"/>
    <w:rsid w:val="00D117BB"/>
    <w:rsid w:val="00D1190A"/>
    <w:rsid w:val="00D124F6"/>
    <w:rsid w:val="00D12BE2"/>
    <w:rsid w:val="00D13645"/>
    <w:rsid w:val="00D13CA7"/>
    <w:rsid w:val="00D14C00"/>
    <w:rsid w:val="00D150D3"/>
    <w:rsid w:val="00D1526B"/>
    <w:rsid w:val="00D168B3"/>
    <w:rsid w:val="00D200BA"/>
    <w:rsid w:val="00D20309"/>
    <w:rsid w:val="00D20A58"/>
    <w:rsid w:val="00D22531"/>
    <w:rsid w:val="00D2283A"/>
    <w:rsid w:val="00D24B90"/>
    <w:rsid w:val="00D266B9"/>
    <w:rsid w:val="00D2794E"/>
    <w:rsid w:val="00D30A2B"/>
    <w:rsid w:val="00D33443"/>
    <w:rsid w:val="00D34F0D"/>
    <w:rsid w:val="00D378C7"/>
    <w:rsid w:val="00D407E1"/>
    <w:rsid w:val="00D407F4"/>
    <w:rsid w:val="00D41043"/>
    <w:rsid w:val="00D41DD6"/>
    <w:rsid w:val="00D41EE6"/>
    <w:rsid w:val="00D4329D"/>
    <w:rsid w:val="00D434EA"/>
    <w:rsid w:val="00D43BD3"/>
    <w:rsid w:val="00D4440D"/>
    <w:rsid w:val="00D44889"/>
    <w:rsid w:val="00D45172"/>
    <w:rsid w:val="00D47B51"/>
    <w:rsid w:val="00D50CF9"/>
    <w:rsid w:val="00D51092"/>
    <w:rsid w:val="00D51120"/>
    <w:rsid w:val="00D52F18"/>
    <w:rsid w:val="00D5322C"/>
    <w:rsid w:val="00D53911"/>
    <w:rsid w:val="00D541B3"/>
    <w:rsid w:val="00D54307"/>
    <w:rsid w:val="00D548A1"/>
    <w:rsid w:val="00D56D77"/>
    <w:rsid w:val="00D5751E"/>
    <w:rsid w:val="00D60C4F"/>
    <w:rsid w:val="00D6157F"/>
    <w:rsid w:val="00D61BFE"/>
    <w:rsid w:val="00D64CDD"/>
    <w:rsid w:val="00D65CF0"/>
    <w:rsid w:val="00D66E1B"/>
    <w:rsid w:val="00D7012B"/>
    <w:rsid w:val="00D713FC"/>
    <w:rsid w:val="00D71572"/>
    <w:rsid w:val="00D72F81"/>
    <w:rsid w:val="00D76442"/>
    <w:rsid w:val="00D766F3"/>
    <w:rsid w:val="00D7683A"/>
    <w:rsid w:val="00D779DB"/>
    <w:rsid w:val="00D77B16"/>
    <w:rsid w:val="00D77E26"/>
    <w:rsid w:val="00D8090E"/>
    <w:rsid w:val="00D81CD3"/>
    <w:rsid w:val="00D84529"/>
    <w:rsid w:val="00D86574"/>
    <w:rsid w:val="00D86805"/>
    <w:rsid w:val="00D871C1"/>
    <w:rsid w:val="00D91721"/>
    <w:rsid w:val="00D91D90"/>
    <w:rsid w:val="00D91FE5"/>
    <w:rsid w:val="00D92614"/>
    <w:rsid w:val="00D932DB"/>
    <w:rsid w:val="00D93ED8"/>
    <w:rsid w:val="00D944E7"/>
    <w:rsid w:val="00D959B5"/>
    <w:rsid w:val="00D972F1"/>
    <w:rsid w:val="00DA069F"/>
    <w:rsid w:val="00DA1947"/>
    <w:rsid w:val="00DA2646"/>
    <w:rsid w:val="00DA435E"/>
    <w:rsid w:val="00DA5484"/>
    <w:rsid w:val="00DA55FB"/>
    <w:rsid w:val="00DA5645"/>
    <w:rsid w:val="00DA640C"/>
    <w:rsid w:val="00DA6590"/>
    <w:rsid w:val="00DB071D"/>
    <w:rsid w:val="00DB0B51"/>
    <w:rsid w:val="00DB0E38"/>
    <w:rsid w:val="00DB106F"/>
    <w:rsid w:val="00DB29BB"/>
    <w:rsid w:val="00DB3AF8"/>
    <w:rsid w:val="00DB4AE5"/>
    <w:rsid w:val="00DB570D"/>
    <w:rsid w:val="00DB653B"/>
    <w:rsid w:val="00DB6B9F"/>
    <w:rsid w:val="00DB7120"/>
    <w:rsid w:val="00DB7583"/>
    <w:rsid w:val="00DC0AC6"/>
    <w:rsid w:val="00DC19EC"/>
    <w:rsid w:val="00DC1B2A"/>
    <w:rsid w:val="00DC2119"/>
    <w:rsid w:val="00DC532D"/>
    <w:rsid w:val="00DD1105"/>
    <w:rsid w:val="00DD2C48"/>
    <w:rsid w:val="00DD2C91"/>
    <w:rsid w:val="00DD7EE0"/>
    <w:rsid w:val="00DE3F9C"/>
    <w:rsid w:val="00DE4217"/>
    <w:rsid w:val="00DE4F16"/>
    <w:rsid w:val="00DE577C"/>
    <w:rsid w:val="00DE5BE7"/>
    <w:rsid w:val="00DE675B"/>
    <w:rsid w:val="00DF0B22"/>
    <w:rsid w:val="00DF4538"/>
    <w:rsid w:val="00DF6110"/>
    <w:rsid w:val="00DF6788"/>
    <w:rsid w:val="00DF782C"/>
    <w:rsid w:val="00DF7D0F"/>
    <w:rsid w:val="00E0066C"/>
    <w:rsid w:val="00E00FA9"/>
    <w:rsid w:val="00E03832"/>
    <w:rsid w:val="00E03F77"/>
    <w:rsid w:val="00E054DB"/>
    <w:rsid w:val="00E0621D"/>
    <w:rsid w:val="00E06B21"/>
    <w:rsid w:val="00E116A2"/>
    <w:rsid w:val="00E12AA0"/>
    <w:rsid w:val="00E135E0"/>
    <w:rsid w:val="00E13936"/>
    <w:rsid w:val="00E13A52"/>
    <w:rsid w:val="00E13D34"/>
    <w:rsid w:val="00E145B2"/>
    <w:rsid w:val="00E15BCC"/>
    <w:rsid w:val="00E17DAC"/>
    <w:rsid w:val="00E20C63"/>
    <w:rsid w:val="00E21115"/>
    <w:rsid w:val="00E2139F"/>
    <w:rsid w:val="00E21C68"/>
    <w:rsid w:val="00E2372E"/>
    <w:rsid w:val="00E27DBA"/>
    <w:rsid w:val="00E32299"/>
    <w:rsid w:val="00E32D38"/>
    <w:rsid w:val="00E33860"/>
    <w:rsid w:val="00E33F28"/>
    <w:rsid w:val="00E34F4C"/>
    <w:rsid w:val="00E359C2"/>
    <w:rsid w:val="00E35A82"/>
    <w:rsid w:val="00E35DB2"/>
    <w:rsid w:val="00E37C87"/>
    <w:rsid w:val="00E4268B"/>
    <w:rsid w:val="00E435C6"/>
    <w:rsid w:val="00E43871"/>
    <w:rsid w:val="00E44D72"/>
    <w:rsid w:val="00E46CC4"/>
    <w:rsid w:val="00E46E31"/>
    <w:rsid w:val="00E5056C"/>
    <w:rsid w:val="00E53430"/>
    <w:rsid w:val="00E546FF"/>
    <w:rsid w:val="00E5472A"/>
    <w:rsid w:val="00E554FD"/>
    <w:rsid w:val="00E55FED"/>
    <w:rsid w:val="00E61F48"/>
    <w:rsid w:val="00E62B7C"/>
    <w:rsid w:val="00E644AD"/>
    <w:rsid w:val="00E64837"/>
    <w:rsid w:val="00E64863"/>
    <w:rsid w:val="00E65C99"/>
    <w:rsid w:val="00E662F9"/>
    <w:rsid w:val="00E7121F"/>
    <w:rsid w:val="00E71895"/>
    <w:rsid w:val="00E72687"/>
    <w:rsid w:val="00E74B70"/>
    <w:rsid w:val="00E75CB8"/>
    <w:rsid w:val="00E76FE1"/>
    <w:rsid w:val="00E8153C"/>
    <w:rsid w:val="00E8155F"/>
    <w:rsid w:val="00E81868"/>
    <w:rsid w:val="00E837FB"/>
    <w:rsid w:val="00E83D0E"/>
    <w:rsid w:val="00E84470"/>
    <w:rsid w:val="00E851E8"/>
    <w:rsid w:val="00E8538D"/>
    <w:rsid w:val="00E85E39"/>
    <w:rsid w:val="00E85FCF"/>
    <w:rsid w:val="00E8641C"/>
    <w:rsid w:val="00E87EA9"/>
    <w:rsid w:val="00E87F68"/>
    <w:rsid w:val="00E9063E"/>
    <w:rsid w:val="00E93489"/>
    <w:rsid w:val="00E95870"/>
    <w:rsid w:val="00E97896"/>
    <w:rsid w:val="00EA0043"/>
    <w:rsid w:val="00EA057A"/>
    <w:rsid w:val="00EA1245"/>
    <w:rsid w:val="00EA1257"/>
    <w:rsid w:val="00EA250E"/>
    <w:rsid w:val="00EA396E"/>
    <w:rsid w:val="00EA46FA"/>
    <w:rsid w:val="00EA48D4"/>
    <w:rsid w:val="00EA5B50"/>
    <w:rsid w:val="00EA6ED0"/>
    <w:rsid w:val="00EA7440"/>
    <w:rsid w:val="00EA7B07"/>
    <w:rsid w:val="00EB1D34"/>
    <w:rsid w:val="00EB34C4"/>
    <w:rsid w:val="00EB3966"/>
    <w:rsid w:val="00EB3F1E"/>
    <w:rsid w:val="00EB426D"/>
    <w:rsid w:val="00EB5BF3"/>
    <w:rsid w:val="00EB6996"/>
    <w:rsid w:val="00EB7E41"/>
    <w:rsid w:val="00EC4649"/>
    <w:rsid w:val="00EC4A87"/>
    <w:rsid w:val="00EC6804"/>
    <w:rsid w:val="00EC6D73"/>
    <w:rsid w:val="00ED08B9"/>
    <w:rsid w:val="00ED2496"/>
    <w:rsid w:val="00ED392E"/>
    <w:rsid w:val="00ED492A"/>
    <w:rsid w:val="00ED6E18"/>
    <w:rsid w:val="00EE4438"/>
    <w:rsid w:val="00EE5F39"/>
    <w:rsid w:val="00EE6D2B"/>
    <w:rsid w:val="00EE6F50"/>
    <w:rsid w:val="00EE7F9B"/>
    <w:rsid w:val="00EF004B"/>
    <w:rsid w:val="00EF03E4"/>
    <w:rsid w:val="00EF0C89"/>
    <w:rsid w:val="00EF3F05"/>
    <w:rsid w:val="00EF4057"/>
    <w:rsid w:val="00EF48B5"/>
    <w:rsid w:val="00EF57A9"/>
    <w:rsid w:val="00EF608E"/>
    <w:rsid w:val="00EF69C2"/>
    <w:rsid w:val="00EF731E"/>
    <w:rsid w:val="00EF7B2B"/>
    <w:rsid w:val="00F01F4A"/>
    <w:rsid w:val="00F01F59"/>
    <w:rsid w:val="00F0217B"/>
    <w:rsid w:val="00F02A24"/>
    <w:rsid w:val="00F02CC1"/>
    <w:rsid w:val="00F02D1C"/>
    <w:rsid w:val="00F0472E"/>
    <w:rsid w:val="00F1318B"/>
    <w:rsid w:val="00F1409C"/>
    <w:rsid w:val="00F1619E"/>
    <w:rsid w:val="00F172FF"/>
    <w:rsid w:val="00F23518"/>
    <w:rsid w:val="00F24DC9"/>
    <w:rsid w:val="00F25102"/>
    <w:rsid w:val="00F25891"/>
    <w:rsid w:val="00F25BC9"/>
    <w:rsid w:val="00F30A8D"/>
    <w:rsid w:val="00F31C3E"/>
    <w:rsid w:val="00F32242"/>
    <w:rsid w:val="00F33A36"/>
    <w:rsid w:val="00F37CD6"/>
    <w:rsid w:val="00F4047C"/>
    <w:rsid w:val="00F40D93"/>
    <w:rsid w:val="00F425FE"/>
    <w:rsid w:val="00F4323B"/>
    <w:rsid w:val="00F432E5"/>
    <w:rsid w:val="00F44790"/>
    <w:rsid w:val="00F44F58"/>
    <w:rsid w:val="00F4516C"/>
    <w:rsid w:val="00F46CE8"/>
    <w:rsid w:val="00F476FD"/>
    <w:rsid w:val="00F504E4"/>
    <w:rsid w:val="00F509DC"/>
    <w:rsid w:val="00F53C39"/>
    <w:rsid w:val="00F5417A"/>
    <w:rsid w:val="00F57FC8"/>
    <w:rsid w:val="00F60710"/>
    <w:rsid w:val="00F625D8"/>
    <w:rsid w:val="00F6289C"/>
    <w:rsid w:val="00F655EE"/>
    <w:rsid w:val="00F675BE"/>
    <w:rsid w:val="00F70BA5"/>
    <w:rsid w:val="00F71CC1"/>
    <w:rsid w:val="00F73126"/>
    <w:rsid w:val="00F759F7"/>
    <w:rsid w:val="00F75D1D"/>
    <w:rsid w:val="00F76506"/>
    <w:rsid w:val="00F77214"/>
    <w:rsid w:val="00F77587"/>
    <w:rsid w:val="00F81332"/>
    <w:rsid w:val="00F825F7"/>
    <w:rsid w:val="00F8262E"/>
    <w:rsid w:val="00F82E6E"/>
    <w:rsid w:val="00F82F25"/>
    <w:rsid w:val="00F84BE9"/>
    <w:rsid w:val="00F84EFD"/>
    <w:rsid w:val="00F85746"/>
    <w:rsid w:val="00F86831"/>
    <w:rsid w:val="00F86A56"/>
    <w:rsid w:val="00F86C6C"/>
    <w:rsid w:val="00F87179"/>
    <w:rsid w:val="00F87B24"/>
    <w:rsid w:val="00F90A7A"/>
    <w:rsid w:val="00F91ACF"/>
    <w:rsid w:val="00F95006"/>
    <w:rsid w:val="00F9591B"/>
    <w:rsid w:val="00F97721"/>
    <w:rsid w:val="00FA1115"/>
    <w:rsid w:val="00FA2171"/>
    <w:rsid w:val="00FA23CD"/>
    <w:rsid w:val="00FA351E"/>
    <w:rsid w:val="00FA4814"/>
    <w:rsid w:val="00FA4CDC"/>
    <w:rsid w:val="00FA4D8F"/>
    <w:rsid w:val="00FA4F44"/>
    <w:rsid w:val="00FA6366"/>
    <w:rsid w:val="00FA6BA5"/>
    <w:rsid w:val="00FA6C80"/>
    <w:rsid w:val="00FA7AC2"/>
    <w:rsid w:val="00FB029C"/>
    <w:rsid w:val="00FB13A0"/>
    <w:rsid w:val="00FB33DC"/>
    <w:rsid w:val="00FB5322"/>
    <w:rsid w:val="00FB550A"/>
    <w:rsid w:val="00FB5534"/>
    <w:rsid w:val="00FB5711"/>
    <w:rsid w:val="00FB6069"/>
    <w:rsid w:val="00FB660B"/>
    <w:rsid w:val="00FC24A0"/>
    <w:rsid w:val="00FC34A2"/>
    <w:rsid w:val="00FC356E"/>
    <w:rsid w:val="00FC3905"/>
    <w:rsid w:val="00FC39FB"/>
    <w:rsid w:val="00FC576B"/>
    <w:rsid w:val="00FC5FB7"/>
    <w:rsid w:val="00FC6A49"/>
    <w:rsid w:val="00FD01B2"/>
    <w:rsid w:val="00FD0516"/>
    <w:rsid w:val="00FD2751"/>
    <w:rsid w:val="00FD314B"/>
    <w:rsid w:val="00FD3DF7"/>
    <w:rsid w:val="00FD406E"/>
    <w:rsid w:val="00FD45C1"/>
    <w:rsid w:val="00FD6362"/>
    <w:rsid w:val="00FD648D"/>
    <w:rsid w:val="00FD7369"/>
    <w:rsid w:val="00FD7544"/>
    <w:rsid w:val="00FD76F5"/>
    <w:rsid w:val="00FD7F03"/>
    <w:rsid w:val="00FE0003"/>
    <w:rsid w:val="00FE00AC"/>
    <w:rsid w:val="00FE079F"/>
    <w:rsid w:val="00FE089E"/>
    <w:rsid w:val="00FE0CA3"/>
    <w:rsid w:val="00FE2352"/>
    <w:rsid w:val="00FE45E0"/>
    <w:rsid w:val="00FE5215"/>
    <w:rsid w:val="00FE6A0E"/>
    <w:rsid w:val="00FF0914"/>
    <w:rsid w:val="00FF1F1C"/>
    <w:rsid w:val="00FF225D"/>
    <w:rsid w:val="00FF2F3C"/>
    <w:rsid w:val="00FF4447"/>
    <w:rsid w:val="00FF49A9"/>
    <w:rsid w:val="00FF4E12"/>
    <w:rsid w:val="011EC35F"/>
    <w:rsid w:val="01F4014A"/>
    <w:rsid w:val="028FF723"/>
    <w:rsid w:val="03E33670"/>
    <w:rsid w:val="04176B0D"/>
    <w:rsid w:val="041FE662"/>
    <w:rsid w:val="0444C943"/>
    <w:rsid w:val="0566539F"/>
    <w:rsid w:val="06815D71"/>
    <w:rsid w:val="07FFFF93"/>
    <w:rsid w:val="083816EA"/>
    <w:rsid w:val="089B5172"/>
    <w:rsid w:val="091B02EC"/>
    <w:rsid w:val="094B302B"/>
    <w:rsid w:val="0A74814A"/>
    <w:rsid w:val="0B5AE718"/>
    <w:rsid w:val="0E8222F5"/>
    <w:rsid w:val="0EE5B60D"/>
    <w:rsid w:val="0FD04432"/>
    <w:rsid w:val="10DF2254"/>
    <w:rsid w:val="113DD9B5"/>
    <w:rsid w:val="11E01575"/>
    <w:rsid w:val="126019AB"/>
    <w:rsid w:val="15DADF2B"/>
    <w:rsid w:val="17BBCC06"/>
    <w:rsid w:val="1A2CDE32"/>
    <w:rsid w:val="1C91759E"/>
    <w:rsid w:val="1CE54ACB"/>
    <w:rsid w:val="1D627C81"/>
    <w:rsid w:val="1D974C88"/>
    <w:rsid w:val="1DA5977C"/>
    <w:rsid w:val="1E370748"/>
    <w:rsid w:val="1E4958D2"/>
    <w:rsid w:val="1FEDD95D"/>
    <w:rsid w:val="210493D5"/>
    <w:rsid w:val="232C103F"/>
    <w:rsid w:val="24F322AA"/>
    <w:rsid w:val="254ED03F"/>
    <w:rsid w:val="25536B28"/>
    <w:rsid w:val="26AD7A6A"/>
    <w:rsid w:val="282CB745"/>
    <w:rsid w:val="28680653"/>
    <w:rsid w:val="28EED57F"/>
    <w:rsid w:val="29262A74"/>
    <w:rsid w:val="2A5EF7F2"/>
    <w:rsid w:val="2B92E9F5"/>
    <w:rsid w:val="2C42A0CC"/>
    <w:rsid w:val="2CC4493A"/>
    <w:rsid w:val="2D2036BE"/>
    <w:rsid w:val="2D3FD3E6"/>
    <w:rsid w:val="2DF958E0"/>
    <w:rsid w:val="2E162C69"/>
    <w:rsid w:val="2E4DF977"/>
    <w:rsid w:val="3033998F"/>
    <w:rsid w:val="327C5E58"/>
    <w:rsid w:val="32C5D95F"/>
    <w:rsid w:val="32F21033"/>
    <w:rsid w:val="331DC28D"/>
    <w:rsid w:val="3355BE5E"/>
    <w:rsid w:val="344A8368"/>
    <w:rsid w:val="35C5D19B"/>
    <w:rsid w:val="35DCAFFC"/>
    <w:rsid w:val="35E613A1"/>
    <w:rsid w:val="36991E1B"/>
    <w:rsid w:val="36C3B41B"/>
    <w:rsid w:val="36D73BD0"/>
    <w:rsid w:val="37FAEDD5"/>
    <w:rsid w:val="390D9A98"/>
    <w:rsid w:val="3955E374"/>
    <w:rsid w:val="39BAC21A"/>
    <w:rsid w:val="39D38C49"/>
    <w:rsid w:val="39F180DA"/>
    <w:rsid w:val="3B97924F"/>
    <w:rsid w:val="3C12584E"/>
    <w:rsid w:val="3C77BAEC"/>
    <w:rsid w:val="3CE12A39"/>
    <w:rsid w:val="3CF763A6"/>
    <w:rsid w:val="3D00A7DB"/>
    <w:rsid w:val="3D37B9E1"/>
    <w:rsid w:val="3DD283C5"/>
    <w:rsid w:val="3E9E7877"/>
    <w:rsid w:val="3F08FC3D"/>
    <w:rsid w:val="3FBD2FD8"/>
    <w:rsid w:val="405B37CD"/>
    <w:rsid w:val="41981C21"/>
    <w:rsid w:val="426808D4"/>
    <w:rsid w:val="43CFDA9C"/>
    <w:rsid w:val="44D6057D"/>
    <w:rsid w:val="44D71594"/>
    <w:rsid w:val="454C469C"/>
    <w:rsid w:val="46B65157"/>
    <w:rsid w:val="46D48864"/>
    <w:rsid w:val="47B61A78"/>
    <w:rsid w:val="482B51B3"/>
    <w:rsid w:val="491A42DB"/>
    <w:rsid w:val="49AAA1EC"/>
    <w:rsid w:val="49FE91C0"/>
    <w:rsid w:val="4A2AC07A"/>
    <w:rsid w:val="4AAADB88"/>
    <w:rsid w:val="4ABE6726"/>
    <w:rsid w:val="4AFF670B"/>
    <w:rsid w:val="4FC22A76"/>
    <w:rsid w:val="513119AF"/>
    <w:rsid w:val="51EB6481"/>
    <w:rsid w:val="5321E5E6"/>
    <w:rsid w:val="5401412D"/>
    <w:rsid w:val="5583303D"/>
    <w:rsid w:val="559D1DF9"/>
    <w:rsid w:val="55D9C5BE"/>
    <w:rsid w:val="56751C9B"/>
    <w:rsid w:val="56F34B3E"/>
    <w:rsid w:val="581BBBE4"/>
    <w:rsid w:val="5D0D7B3B"/>
    <w:rsid w:val="5D70044A"/>
    <w:rsid w:val="5E067F66"/>
    <w:rsid w:val="5E4EBEFA"/>
    <w:rsid w:val="5EC6CA5B"/>
    <w:rsid w:val="5FEB4E3E"/>
    <w:rsid w:val="60413EF1"/>
    <w:rsid w:val="60EF1D30"/>
    <w:rsid w:val="61077682"/>
    <w:rsid w:val="6209D704"/>
    <w:rsid w:val="62751C5D"/>
    <w:rsid w:val="63D14E80"/>
    <w:rsid w:val="642F806D"/>
    <w:rsid w:val="64A856C3"/>
    <w:rsid w:val="64E56952"/>
    <w:rsid w:val="659E0E12"/>
    <w:rsid w:val="65D58889"/>
    <w:rsid w:val="66D8B3D2"/>
    <w:rsid w:val="670987FA"/>
    <w:rsid w:val="68631DB3"/>
    <w:rsid w:val="689CFF86"/>
    <w:rsid w:val="68FBC224"/>
    <w:rsid w:val="68FDCA87"/>
    <w:rsid w:val="6941515C"/>
    <w:rsid w:val="69E80395"/>
    <w:rsid w:val="69FE8C68"/>
    <w:rsid w:val="6A7C31B4"/>
    <w:rsid w:val="6B318E0B"/>
    <w:rsid w:val="6C2F1724"/>
    <w:rsid w:val="6C9309A2"/>
    <w:rsid w:val="6D815617"/>
    <w:rsid w:val="6D84A7D7"/>
    <w:rsid w:val="6F2FE8CE"/>
    <w:rsid w:val="6F62EA98"/>
    <w:rsid w:val="7263A31B"/>
    <w:rsid w:val="72B445AA"/>
    <w:rsid w:val="731DF6B8"/>
    <w:rsid w:val="73A90F7D"/>
    <w:rsid w:val="73F241AA"/>
    <w:rsid w:val="74718FEF"/>
    <w:rsid w:val="74BC27F5"/>
    <w:rsid w:val="74C43E00"/>
    <w:rsid w:val="7A0EBB69"/>
    <w:rsid w:val="7BBAED4C"/>
    <w:rsid w:val="7C7E40DB"/>
    <w:rsid w:val="7D26D263"/>
    <w:rsid w:val="7D80557D"/>
    <w:rsid w:val="7E807C90"/>
    <w:rsid w:val="7F42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2111E"/>
  <w15:docId w15:val="{0D11B159-7041-47B3-B1A4-06065AC5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C15"/>
  </w:style>
  <w:style w:type="paragraph" w:styleId="Heading1">
    <w:name w:val="heading 1"/>
    <w:basedOn w:val="Normal"/>
    <w:next w:val="Normal"/>
    <w:uiPriority w:val="9"/>
    <w:qFormat/>
    <w:pPr>
      <w:keepNext/>
      <w:spacing w:before="400" w:after="120"/>
      <w:outlineLvl w:val="0"/>
    </w:pPr>
    <w:rPr>
      <w:sz w:val="40"/>
      <w:szCs w:val="40"/>
    </w:rPr>
  </w:style>
  <w:style w:type="paragraph" w:styleId="Heading2">
    <w:name w:val="heading 2"/>
    <w:basedOn w:val="Normal"/>
    <w:next w:val="Normal"/>
    <w:uiPriority w:val="9"/>
    <w:unhideWhenUsed/>
    <w:qFormat/>
    <w:pPr>
      <w:keepNext/>
      <w:spacing w:before="360" w:after="120"/>
      <w:outlineLvl w:val="1"/>
    </w:pPr>
    <w:rPr>
      <w:sz w:val="32"/>
      <w:szCs w:val="32"/>
    </w:rPr>
  </w:style>
  <w:style w:type="paragraph" w:styleId="Heading3">
    <w:name w:val="heading 3"/>
    <w:basedOn w:val="Normal"/>
    <w:next w:val="Normal"/>
    <w:uiPriority w:val="9"/>
    <w:semiHidden/>
    <w:unhideWhenUsed/>
    <w:qFormat/>
    <w:pPr>
      <w:keepNext/>
      <w:spacing w:before="320" w:after="80"/>
      <w:outlineLvl w:val="2"/>
    </w:pPr>
    <w:rPr>
      <w:i/>
      <w:iCs/>
      <w:color w:val="434343"/>
      <w:sz w:val="28"/>
      <w:szCs w:val="28"/>
    </w:rPr>
  </w:style>
  <w:style w:type="paragraph" w:styleId="Heading4">
    <w:name w:val="heading 4"/>
    <w:basedOn w:val="Normal"/>
    <w:next w:val="Normal"/>
    <w:uiPriority w:val="9"/>
    <w:semiHidden/>
    <w:unhideWhenUsed/>
    <w:qFormat/>
    <w:pPr>
      <w:keepNext/>
      <w:spacing w:before="280" w:after="80"/>
      <w:outlineLvl w:val="3"/>
    </w:pPr>
    <w:rPr>
      <w:color w:val="666666"/>
      <w:sz w:val="24"/>
      <w:szCs w:val="24"/>
    </w:rPr>
  </w:style>
  <w:style w:type="paragraph" w:styleId="Heading5">
    <w:name w:val="heading 5"/>
    <w:basedOn w:val="Normal"/>
    <w:next w:val="Normal"/>
    <w:uiPriority w:val="9"/>
    <w:semiHidden/>
    <w:unhideWhenUsed/>
    <w:qFormat/>
    <w:pPr>
      <w:keepNext/>
      <w:spacing w:before="240" w:after="80"/>
      <w:outlineLvl w:val="4"/>
    </w:pPr>
    <w:rPr>
      <w:color w:val="666666"/>
    </w:rPr>
  </w:style>
  <w:style w:type="paragraph" w:styleId="Heading6">
    <w:name w:val="heading 6"/>
    <w:basedOn w:val="Normal"/>
    <w:next w:val="Normal"/>
    <w:uiPriority w:val="9"/>
    <w:semiHidden/>
    <w:unhideWhenUsed/>
    <w:qFormat/>
    <w:pPr>
      <w:keepNext/>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60"/>
    </w:pPr>
    <w:rPr>
      <w:sz w:val="52"/>
      <w:szCs w:val="52"/>
    </w:rPr>
  </w:style>
  <w:style w:type="paragraph" w:styleId="Subtitle">
    <w:name w:val="Subtitle"/>
    <w:basedOn w:val="Normal"/>
    <w:next w:val="Normal"/>
    <w:uiPriority w:val="11"/>
    <w:qFormat/>
    <w:pPr>
      <w:keepNext/>
      <w:spacing w:after="320"/>
    </w:pPr>
    <w:rPr>
      <w:color w:val="666666"/>
      <w:sz w:val="30"/>
      <w:szCs w:val="30"/>
    </w:rPr>
  </w:style>
  <w:style w:type="table" w:customStyle="1" w:styleId="26">
    <w:name w:val="26"/>
    <w:basedOn w:val="TableNormal0"/>
    <w:tblPr>
      <w:tblStyleRowBandSize w:val="1"/>
      <w:tblStyleColBandSize w:val="1"/>
    </w:tblPr>
  </w:style>
  <w:style w:type="table" w:customStyle="1" w:styleId="25">
    <w:name w:val="25"/>
    <w:basedOn w:val="TableNormal0"/>
    <w:tblPr>
      <w:tblStyleRowBandSize w:val="1"/>
      <w:tblStyleColBandSize w:val="1"/>
    </w:tblPr>
  </w:style>
  <w:style w:type="table" w:customStyle="1" w:styleId="24">
    <w:name w:val="24"/>
    <w:basedOn w:val="TableNormal0"/>
    <w:tblPr>
      <w:tblStyleRowBandSize w:val="1"/>
      <w:tblStyleColBandSize w:val="1"/>
    </w:tblPr>
  </w:style>
  <w:style w:type="table" w:customStyle="1" w:styleId="23">
    <w:name w:val="2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2">
    <w:name w:val="2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1">
    <w:name w:val="2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0">
    <w:name w:val="2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9">
    <w:name w:val="1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8">
    <w:name w:val="1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7">
    <w:name w:val="1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6">
    <w:name w:val="1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5">
    <w:name w:val="1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4">
    <w:name w:val="1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CellMar>
        <w:top w:w="0" w:type="dxa"/>
        <w:left w:w="115" w:type="dxa"/>
        <w:bottom w:w="0" w:type="dxa"/>
        <w:right w:w="115" w:type="dxa"/>
      </w:tblCellMar>
    </w:tblPr>
  </w:style>
  <w:style w:type="table" w:customStyle="1" w:styleId="10">
    <w:name w:val="10"/>
    <w:basedOn w:val="TableNormal0"/>
    <w:tblPr>
      <w:tblStyleRowBandSize w:val="1"/>
      <w:tblStyleColBandSize w:val="1"/>
      <w:tblCellMar>
        <w:top w:w="0" w:type="dxa"/>
        <w:left w:w="115" w:type="dxa"/>
        <w:bottom w:w="0" w:type="dxa"/>
        <w:right w:w="115" w:type="dxa"/>
      </w:tblCellMar>
    </w:tblPr>
  </w:style>
  <w:style w:type="table" w:customStyle="1" w:styleId="9">
    <w:name w:val="9"/>
    <w:basedOn w:val="TableNormal0"/>
    <w:tblPr>
      <w:tblStyleRowBandSize w:val="1"/>
      <w:tblStyleColBandSize w:val="1"/>
      <w:tblCellMar>
        <w:top w:w="0" w:type="dxa"/>
        <w:left w:w="115" w:type="dxa"/>
        <w:bottom w:w="0" w:type="dxa"/>
        <w:right w:w="115" w:type="dxa"/>
      </w:tblCellMar>
    </w:tbl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4203C3"/>
  </w:style>
  <w:style w:type="paragraph" w:styleId="Revision">
    <w:name w:val="Revision"/>
    <w:hidden/>
    <w:uiPriority w:val="99"/>
    <w:semiHidden/>
    <w:rsid w:val="00EE4438"/>
    <w:pPr>
      <w:spacing w:line="240" w:lineRule="auto"/>
    </w:pPr>
  </w:style>
  <w:style w:type="character" w:styleId="Hyperlink">
    <w:name w:val="Hyperlink"/>
    <w:basedOn w:val="DefaultParagraphFont"/>
    <w:uiPriority w:val="99"/>
    <w:unhideWhenUsed/>
    <w:rsid w:val="001F1BDA"/>
    <w:rPr>
      <w:color w:val="0000FF" w:themeColor="hyperlink"/>
      <w:u w:val="single"/>
    </w:rPr>
  </w:style>
  <w:style w:type="character" w:styleId="UnresolvedMention">
    <w:name w:val="Unresolved Mention"/>
    <w:basedOn w:val="DefaultParagraphFont"/>
    <w:uiPriority w:val="99"/>
    <w:semiHidden/>
    <w:unhideWhenUsed/>
    <w:rsid w:val="001F1BD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35DF0"/>
    <w:rPr>
      <w:b/>
      <w:bCs/>
    </w:rPr>
  </w:style>
  <w:style w:type="character" w:customStyle="1" w:styleId="CommentSubjectChar">
    <w:name w:val="Comment Subject Char"/>
    <w:basedOn w:val="CommentTextChar"/>
    <w:link w:val="CommentSubject"/>
    <w:uiPriority w:val="99"/>
    <w:semiHidden/>
    <w:rsid w:val="00535DF0"/>
    <w:rPr>
      <w:b/>
      <w:bCs/>
      <w:sz w:val="20"/>
      <w:szCs w:val="20"/>
    </w:rPr>
  </w:style>
  <w:style w:type="paragraph" w:styleId="Header">
    <w:name w:val="header"/>
    <w:basedOn w:val="Normal"/>
    <w:link w:val="HeaderChar"/>
    <w:uiPriority w:val="99"/>
    <w:semiHidden/>
    <w:unhideWhenUsed/>
    <w:rsid w:val="00DF6788"/>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DF6788"/>
  </w:style>
  <w:style w:type="paragraph" w:styleId="Footer">
    <w:name w:val="footer"/>
    <w:basedOn w:val="Normal"/>
    <w:link w:val="FooterChar"/>
    <w:uiPriority w:val="99"/>
    <w:semiHidden/>
    <w:unhideWhenUsed/>
    <w:rsid w:val="00DF6788"/>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DF6788"/>
  </w:style>
  <w:style w:type="paragraph" w:customStyle="1" w:styleId="EndNoteBibliographyTitle">
    <w:name w:val="EndNote Bibliography Title"/>
    <w:basedOn w:val="Normal"/>
    <w:link w:val="EndNoteBibliographyTitleChar"/>
    <w:rsid w:val="0041358E"/>
    <w:pPr>
      <w:jc w:val="center"/>
    </w:pPr>
    <w:rPr>
      <w:noProof/>
      <w:lang w:val="en-US"/>
    </w:rPr>
  </w:style>
  <w:style w:type="character" w:customStyle="1" w:styleId="EndNoteBibliographyTitleChar">
    <w:name w:val="EndNote Bibliography Title Char"/>
    <w:basedOn w:val="DefaultParagraphFont"/>
    <w:link w:val="EndNoteBibliographyTitle"/>
    <w:rsid w:val="0041358E"/>
    <w:rPr>
      <w:noProof/>
      <w:lang w:val="en-US"/>
    </w:rPr>
  </w:style>
  <w:style w:type="paragraph" w:customStyle="1" w:styleId="EndNoteBibliography">
    <w:name w:val="EndNote Bibliography"/>
    <w:basedOn w:val="Normal"/>
    <w:link w:val="EndNoteBibliographyChar"/>
    <w:rsid w:val="0041358E"/>
    <w:pPr>
      <w:spacing w:line="240" w:lineRule="auto"/>
      <w:jc w:val="both"/>
    </w:pPr>
    <w:rPr>
      <w:noProof/>
      <w:lang w:val="en-US"/>
    </w:rPr>
  </w:style>
  <w:style w:type="character" w:customStyle="1" w:styleId="EndNoteBibliographyChar">
    <w:name w:val="EndNote Bibliography Char"/>
    <w:basedOn w:val="DefaultParagraphFont"/>
    <w:link w:val="EndNoteBibliography"/>
    <w:rsid w:val="0041358E"/>
    <w:rPr>
      <w:noProof/>
      <w:lang w:val="en-US"/>
    </w:rPr>
  </w:style>
  <w:style w:type="character" w:styleId="PlaceholderText">
    <w:name w:val="Placeholder Text"/>
    <w:basedOn w:val="DefaultParagraphFont"/>
    <w:uiPriority w:val="99"/>
    <w:semiHidden/>
    <w:rsid w:val="004336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742101">
      <w:bodyDiv w:val="1"/>
      <w:marLeft w:val="0"/>
      <w:marRight w:val="0"/>
      <w:marTop w:val="0"/>
      <w:marBottom w:val="0"/>
      <w:divBdr>
        <w:top w:val="none" w:sz="0" w:space="0" w:color="auto"/>
        <w:left w:val="none" w:sz="0" w:space="0" w:color="auto"/>
        <w:bottom w:val="none" w:sz="0" w:space="0" w:color="auto"/>
        <w:right w:val="none" w:sz="0" w:space="0" w:color="auto"/>
      </w:divBdr>
    </w:div>
    <w:div w:id="53744188">
      <w:bodyDiv w:val="1"/>
      <w:marLeft w:val="0"/>
      <w:marRight w:val="0"/>
      <w:marTop w:val="0"/>
      <w:marBottom w:val="0"/>
      <w:divBdr>
        <w:top w:val="none" w:sz="0" w:space="0" w:color="auto"/>
        <w:left w:val="none" w:sz="0" w:space="0" w:color="auto"/>
        <w:bottom w:val="none" w:sz="0" w:space="0" w:color="auto"/>
        <w:right w:val="none" w:sz="0" w:space="0" w:color="auto"/>
      </w:divBdr>
    </w:div>
    <w:div w:id="180558975">
      <w:bodyDiv w:val="1"/>
      <w:marLeft w:val="0"/>
      <w:marRight w:val="0"/>
      <w:marTop w:val="0"/>
      <w:marBottom w:val="0"/>
      <w:divBdr>
        <w:top w:val="none" w:sz="0" w:space="0" w:color="auto"/>
        <w:left w:val="none" w:sz="0" w:space="0" w:color="auto"/>
        <w:bottom w:val="none" w:sz="0" w:space="0" w:color="auto"/>
        <w:right w:val="none" w:sz="0" w:space="0" w:color="auto"/>
      </w:divBdr>
    </w:div>
    <w:div w:id="251545156">
      <w:bodyDiv w:val="1"/>
      <w:marLeft w:val="0"/>
      <w:marRight w:val="0"/>
      <w:marTop w:val="0"/>
      <w:marBottom w:val="0"/>
      <w:divBdr>
        <w:top w:val="none" w:sz="0" w:space="0" w:color="auto"/>
        <w:left w:val="none" w:sz="0" w:space="0" w:color="auto"/>
        <w:bottom w:val="none" w:sz="0" w:space="0" w:color="auto"/>
        <w:right w:val="none" w:sz="0" w:space="0" w:color="auto"/>
      </w:divBdr>
    </w:div>
    <w:div w:id="331953003">
      <w:bodyDiv w:val="1"/>
      <w:marLeft w:val="0"/>
      <w:marRight w:val="0"/>
      <w:marTop w:val="0"/>
      <w:marBottom w:val="0"/>
      <w:divBdr>
        <w:top w:val="none" w:sz="0" w:space="0" w:color="auto"/>
        <w:left w:val="none" w:sz="0" w:space="0" w:color="auto"/>
        <w:bottom w:val="none" w:sz="0" w:space="0" w:color="auto"/>
        <w:right w:val="none" w:sz="0" w:space="0" w:color="auto"/>
      </w:divBdr>
    </w:div>
    <w:div w:id="351955470">
      <w:bodyDiv w:val="1"/>
      <w:marLeft w:val="0"/>
      <w:marRight w:val="0"/>
      <w:marTop w:val="0"/>
      <w:marBottom w:val="0"/>
      <w:divBdr>
        <w:top w:val="none" w:sz="0" w:space="0" w:color="auto"/>
        <w:left w:val="none" w:sz="0" w:space="0" w:color="auto"/>
        <w:bottom w:val="none" w:sz="0" w:space="0" w:color="auto"/>
        <w:right w:val="none" w:sz="0" w:space="0" w:color="auto"/>
      </w:divBdr>
    </w:div>
    <w:div w:id="465975217">
      <w:bodyDiv w:val="1"/>
      <w:marLeft w:val="0"/>
      <w:marRight w:val="0"/>
      <w:marTop w:val="0"/>
      <w:marBottom w:val="0"/>
      <w:divBdr>
        <w:top w:val="none" w:sz="0" w:space="0" w:color="auto"/>
        <w:left w:val="none" w:sz="0" w:space="0" w:color="auto"/>
        <w:bottom w:val="none" w:sz="0" w:space="0" w:color="auto"/>
        <w:right w:val="none" w:sz="0" w:space="0" w:color="auto"/>
      </w:divBdr>
    </w:div>
    <w:div w:id="775759265">
      <w:bodyDiv w:val="1"/>
      <w:marLeft w:val="0"/>
      <w:marRight w:val="0"/>
      <w:marTop w:val="0"/>
      <w:marBottom w:val="0"/>
      <w:divBdr>
        <w:top w:val="none" w:sz="0" w:space="0" w:color="auto"/>
        <w:left w:val="none" w:sz="0" w:space="0" w:color="auto"/>
        <w:bottom w:val="none" w:sz="0" w:space="0" w:color="auto"/>
        <w:right w:val="none" w:sz="0" w:space="0" w:color="auto"/>
      </w:divBdr>
    </w:div>
    <w:div w:id="901137004">
      <w:bodyDiv w:val="1"/>
      <w:marLeft w:val="0"/>
      <w:marRight w:val="0"/>
      <w:marTop w:val="0"/>
      <w:marBottom w:val="0"/>
      <w:divBdr>
        <w:top w:val="none" w:sz="0" w:space="0" w:color="auto"/>
        <w:left w:val="none" w:sz="0" w:space="0" w:color="auto"/>
        <w:bottom w:val="none" w:sz="0" w:space="0" w:color="auto"/>
        <w:right w:val="none" w:sz="0" w:space="0" w:color="auto"/>
      </w:divBdr>
    </w:div>
    <w:div w:id="912197792">
      <w:bodyDiv w:val="1"/>
      <w:marLeft w:val="0"/>
      <w:marRight w:val="0"/>
      <w:marTop w:val="0"/>
      <w:marBottom w:val="0"/>
      <w:divBdr>
        <w:top w:val="none" w:sz="0" w:space="0" w:color="auto"/>
        <w:left w:val="none" w:sz="0" w:space="0" w:color="auto"/>
        <w:bottom w:val="none" w:sz="0" w:space="0" w:color="auto"/>
        <w:right w:val="none" w:sz="0" w:space="0" w:color="auto"/>
      </w:divBdr>
    </w:div>
    <w:div w:id="1261110337">
      <w:bodyDiv w:val="1"/>
      <w:marLeft w:val="0"/>
      <w:marRight w:val="0"/>
      <w:marTop w:val="0"/>
      <w:marBottom w:val="0"/>
      <w:divBdr>
        <w:top w:val="none" w:sz="0" w:space="0" w:color="auto"/>
        <w:left w:val="none" w:sz="0" w:space="0" w:color="auto"/>
        <w:bottom w:val="none" w:sz="0" w:space="0" w:color="auto"/>
        <w:right w:val="none" w:sz="0" w:space="0" w:color="auto"/>
      </w:divBdr>
    </w:div>
    <w:div w:id="1325550790">
      <w:bodyDiv w:val="1"/>
      <w:marLeft w:val="0"/>
      <w:marRight w:val="0"/>
      <w:marTop w:val="0"/>
      <w:marBottom w:val="0"/>
      <w:divBdr>
        <w:top w:val="none" w:sz="0" w:space="0" w:color="auto"/>
        <w:left w:val="none" w:sz="0" w:space="0" w:color="auto"/>
        <w:bottom w:val="none" w:sz="0" w:space="0" w:color="auto"/>
        <w:right w:val="none" w:sz="0" w:space="0" w:color="auto"/>
      </w:divBdr>
    </w:div>
    <w:div w:id="1363021812">
      <w:bodyDiv w:val="1"/>
      <w:marLeft w:val="0"/>
      <w:marRight w:val="0"/>
      <w:marTop w:val="0"/>
      <w:marBottom w:val="0"/>
      <w:divBdr>
        <w:top w:val="none" w:sz="0" w:space="0" w:color="auto"/>
        <w:left w:val="none" w:sz="0" w:space="0" w:color="auto"/>
        <w:bottom w:val="none" w:sz="0" w:space="0" w:color="auto"/>
        <w:right w:val="none" w:sz="0" w:space="0" w:color="auto"/>
      </w:divBdr>
    </w:div>
    <w:div w:id="1442987921">
      <w:bodyDiv w:val="1"/>
      <w:marLeft w:val="0"/>
      <w:marRight w:val="0"/>
      <w:marTop w:val="0"/>
      <w:marBottom w:val="0"/>
      <w:divBdr>
        <w:top w:val="none" w:sz="0" w:space="0" w:color="auto"/>
        <w:left w:val="none" w:sz="0" w:space="0" w:color="auto"/>
        <w:bottom w:val="none" w:sz="0" w:space="0" w:color="auto"/>
        <w:right w:val="none" w:sz="0" w:space="0" w:color="auto"/>
      </w:divBdr>
    </w:div>
    <w:div w:id="1561748175">
      <w:bodyDiv w:val="1"/>
      <w:marLeft w:val="0"/>
      <w:marRight w:val="0"/>
      <w:marTop w:val="0"/>
      <w:marBottom w:val="0"/>
      <w:divBdr>
        <w:top w:val="none" w:sz="0" w:space="0" w:color="auto"/>
        <w:left w:val="none" w:sz="0" w:space="0" w:color="auto"/>
        <w:bottom w:val="none" w:sz="0" w:space="0" w:color="auto"/>
        <w:right w:val="none" w:sz="0" w:space="0" w:color="auto"/>
      </w:divBdr>
    </w:div>
    <w:div w:id="1741635015">
      <w:bodyDiv w:val="1"/>
      <w:marLeft w:val="0"/>
      <w:marRight w:val="0"/>
      <w:marTop w:val="0"/>
      <w:marBottom w:val="0"/>
      <w:divBdr>
        <w:top w:val="none" w:sz="0" w:space="0" w:color="auto"/>
        <w:left w:val="none" w:sz="0" w:space="0" w:color="auto"/>
        <w:bottom w:val="none" w:sz="0" w:space="0" w:color="auto"/>
        <w:right w:val="none" w:sz="0" w:space="0" w:color="auto"/>
      </w:divBdr>
    </w:div>
    <w:div w:id="20608551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ncbi.nlm.nih.gov/pubmed/40699189" TargetMode="External"/><Relationship Id="rId1" Type="http://schemas.openxmlformats.org/officeDocument/2006/relationships/hyperlink" Target="https://doi.org/10.1093/bioinformatics/btaa558"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nicola.segata@unitn.it" TargetMode="Externa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www.pacb.co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djohnston@mdanderson.org" TargetMode="External"/><Relationship Id="rId14" Type="http://schemas.openxmlformats.org/officeDocument/2006/relationships/image" Target="media/image1.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38A37-A794-4F1A-9F98-59AD7C3D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36</Pages>
  <Words>20904</Words>
  <Characters>119155</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Johnston,Christopher D</dc:creator>
  <cp:keywords/>
  <dc:description/>
  <cp:lastModifiedBy>Bouzek,Heather K</cp:lastModifiedBy>
  <cp:revision>10</cp:revision>
  <dcterms:created xsi:type="dcterms:W3CDTF">2026-08-24T01:58:00Z</dcterms:created>
  <dcterms:modified xsi:type="dcterms:W3CDTF">2026-09-01T01:47:00Z</dcterms:modified>
</cp:coreProperties>
</file>